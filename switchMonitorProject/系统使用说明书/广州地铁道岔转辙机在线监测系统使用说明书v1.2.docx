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people.xml" ContentType="application/vnd.openxmlformats-officedocument.wordprocessingml.peop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="黑体" w:eastAsia="黑体" w:hAnsi="黑体"/>
          <w:sz w:val="60"/>
          <w:szCs w:val="72"/>
        </w:rPr>
        <w:id w:val="1190413436"/>
        <w:docPartObj>
          <w:docPartGallery w:val="Cover Pages"/>
          <w:docPartUnique/>
        </w:docPartObj>
      </w:sdtPr>
      <w:sdtEndPr/>
      <w:sdtContent>
        <w:p w:rsidR="00AB5F06" w:rsidRPr="00EB1148" w:rsidRDefault="00EB1148" w:rsidP="00FB2743">
          <w:pPr>
            <w:widowControl/>
            <w:spacing w:line="360" w:lineRule="auto"/>
            <w:jc w:val="left"/>
            <w:rPr>
              <w:rFonts w:ascii="黑体" w:eastAsia="黑体" w:hAnsi="黑体"/>
              <w:sz w:val="60"/>
              <w:szCs w:val="72"/>
            </w:rPr>
          </w:pPr>
          <w:r w:rsidRPr="00EB1148">
            <w:rPr>
              <w:rFonts w:ascii="黑体" w:eastAsia="黑体" w:hAnsi="黑体"/>
              <w:noProof/>
              <w:sz w:val="60"/>
              <w:szCs w:val="72"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0" allowOverlap="1" wp14:anchorId="1969B9BA" wp14:editId="0806C846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center</wp:align>
                    </wp:positionV>
                    <wp:extent cx="7772400" cy="8366760"/>
                    <wp:effectExtent l="57150" t="0" r="40640" b="53340"/>
                    <wp:wrapNone/>
                    <wp:docPr id="407" name="组 3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 bwMode="auto">
                            <a:xfrm>
                              <a:off x="0" y="0"/>
                              <a:ext cx="7772400" cy="8366760"/>
                              <a:chOff x="0" y="1223"/>
                              <a:chExt cx="12240" cy="13176"/>
                            </a:xfrm>
                          </wpg:grpSpPr>
                          <wpg:grpSp>
                            <wpg:cNvPr id="408" name="Group 4"/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9661"/>
                                <a:ext cx="12240" cy="4738"/>
                                <a:chOff x="-6" y="3399"/>
                                <a:chExt cx="12197" cy="4253"/>
                              </a:xfrm>
                            </wpg:grpSpPr>
                            <wpg:grpSp>
                              <wpg:cNvPr id="409" name="Group 5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-6" y="3717"/>
                                  <a:ext cx="12189" cy="3550"/>
                                  <a:chOff x="18" y="7468"/>
                                  <a:chExt cx="12189" cy="3550"/>
                                </a:xfrm>
                              </wpg:grpSpPr>
                              <wps:wsp>
                                <wps:cNvPr id="410" name="Freeform 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8" y="7837"/>
                                    <a:ext cx="7132" cy="2863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>
                                      <a:cxn ang="0">
                                        <a:pos x="0" y="0"/>
                                      </a:cxn>
                                      <a:cxn ang="0">
                                        <a:pos x="17" y="2863"/>
                                      </a:cxn>
                                      <a:cxn ang="0">
                                        <a:pos x="7132" y="2578"/>
                                      </a:cxn>
                                      <a:cxn ang="0">
                                        <a:pos x="7132" y="200"/>
                                      </a:cxn>
                                      <a:cxn ang="0">
                                        <a:pos x="0" y="0"/>
                                      </a:cxn>
                                    </a:cxnLst>
                                    <a:rect l="0" t="0" r="r" b="b"/>
                                    <a:pathLst>
                                      <a:path w="7132" h="2863">
                                        <a:moveTo>
                                          <a:pt x="0" y="0"/>
                                        </a:moveTo>
                                        <a:lnTo>
                                          <a:pt x="17" y="2863"/>
                                        </a:lnTo>
                                        <a:lnTo>
                                          <a:pt x="7132" y="2578"/>
                                        </a:lnTo>
                                        <a:lnTo>
                                          <a:pt x="7132" y="20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A7BFDE">
                                      <a:alpha val="50000"/>
                                    </a:srgbClr>
                                  </a:solidFill>
                                  <a:scene3d>
                                    <a:camera prst="orthographicFront"/>
                                    <a:lightRig rig="balanced" dir="t"/>
                                  </a:scene3d>
                                  <a:sp3d prstMaterial="matte">
                                    <a:bevelT w="57150" h="57150"/>
                                  </a:sp3d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  <a:ext uri="{53640926-AAD7-44D8-BBD7-CCE9431645EC}">
                                      <a14:shadowObscured xmlns:a14="http://schemas.microsoft.com/office/drawing/2010/main" val="1"/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411" name="Freeform 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7150" y="7468"/>
                                    <a:ext cx="3466" cy="3550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>
                                      <a:cxn ang="0">
                                        <a:pos x="0" y="569"/>
                                      </a:cxn>
                                      <a:cxn ang="0">
                                        <a:pos x="0" y="2930"/>
                                      </a:cxn>
                                      <a:cxn ang="0">
                                        <a:pos x="3466" y="3550"/>
                                      </a:cxn>
                                      <a:cxn ang="0">
                                        <a:pos x="3466" y="0"/>
                                      </a:cxn>
                                      <a:cxn ang="0">
                                        <a:pos x="0" y="569"/>
                                      </a:cxn>
                                    </a:cxnLst>
                                    <a:rect l="0" t="0" r="r" b="b"/>
                                    <a:pathLst>
                                      <a:path w="3466" h="3550">
                                        <a:moveTo>
                                          <a:pt x="0" y="569"/>
                                        </a:moveTo>
                                        <a:lnTo>
                                          <a:pt x="0" y="2930"/>
                                        </a:lnTo>
                                        <a:lnTo>
                                          <a:pt x="3466" y="3550"/>
                                        </a:lnTo>
                                        <a:lnTo>
                                          <a:pt x="3466" y="0"/>
                                        </a:lnTo>
                                        <a:lnTo>
                                          <a:pt x="0" y="569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D3DFEE">
                                      <a:alpha val="50000"/>
                                    </a:srgbClr>
                                  </a:solidFill>
                                  <a:scene3d>
                                    <a:camera prst="orthographicFront"/>
                                    <a:lightRig rig="balanced" dir="t"/>
                                  </a:scene3d>
                                  <a:sp3d prstMaterial="matte">
                                    <a:bevelT w="57150" h="57150"/>
                                  </a:sp3d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  <a:ext uri="{53640926-AAD7-44D8-BBD7-CCE9431645EC}">
                                      <a14:shadowObscured xmlns:a14="http://schemas.microsoft.com/office/drawing/2010/main" val="1"/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412" name="Freeform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16" y="7468"/>
                                    <a:ext cx="1591" cy="3550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>
                                      <a:cxn ang="0">
                                        <a:pos x="0" y="0"/>
                                      </a:cxn>
                                      <a:cxn ang="0">
                                        <a:pos x="0" y="3550"/>
                                      </a:cxn>
                                      <a:cxn ang="0">
                                        <a:pos x="1591" y="2746"/>
                                      </a:cxn>
                                      <a:cxn ang="0">
                                        <a:pos x="1591" y="737"/>
                                      </a:cxn>
                                      <a:cxn ang="0">
                                        <a:pos x="0" y="0"/>
                                      </a:cxn>
                                    </a:cxnLst>
                                    <a:rect l="0" t="0" r="r" b="b"/>
                                    <a:pathLst>
                                      <a:path w="1591" h="3550">
                                        <a:moveTo>
                                          <a:pt x="0" y="0"/>
                                        </a:moveTo>
                                        <a:lnTo>
                                          <a:pt x="0" y="3550"/>
                                        </a:lnTo>
                                        <a:lnTo>
                                          <a:pt x="1591" y="2746"/>
                                        </a:lnTo>
                                        <a:lnTo>
                                          <a:pt x="1591" y="73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A7BFDE">
                                      <a:alpha val="50000"/>
                                    </a:srgbClr>
                                  </a:solidFill>
                                  <a:scene3d>
                                    <a:camera prst="orthographicFront"/>
                                    <a:lightRig rig="balanced" dir="t"/>
                                  </a:scene3d>
                                  <a:sp3d prstMaterial="matte">
                                    <a:bevelT w="57150" h="57150"/>
                                  </a:sp3d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  <a:ext uri="{53640926-AAD7-44D8-BBD7-CCE9431645EC}">
                                      <a14:shadowObscured xmlns:a14="http://schemas.microsoft.com/office/drawing/2010/main" val="1"/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wps:wsp>
                              <wps:cNvPr id="413" name="Freeform 9"/>
                              <wps:cNvSpPr>
                                <a:spLocks/>
                              </wps:cNvSpPr>
                              <wps:spPr bwMode="auto">
                                <a:xfrm>
                                  <a:off x="8071" y="4069"/>
                                  <a:ext cx="4120" cy="2913"/>
                                </a:xfrm>
                                <a:custGeom>
                                  <a:avLst/>
                                  <a:gdLst/>
                                  <a:ahLst/>
                                  <a:cxnLst>
                                    <a:cxn ang="0">
                                      <a:pos x="1" y="251"/>
                                    </a:cxn>
                                    <a:cxn ang="0">
                                      <a:pos x="0" y="2662"/>
                                    </a:cxn>
                                    <a:cxn ang="0">
                                      <a:pos x="4120" y="2913"/>
                                    </a:cxn>
                                    <a:cxn ang="0">
                                      <a:pos x="4120" y="0"/>
                                    </a:cxn>
                                    <a:cxn ang="0">
                                      <a:pos x="1" y="251"/>
                                    </a:cxn>
                                  </a:cxnLst>
                                  <a:rect l="0" t="0" r="r" b="b"/>
                                  <a:pathLst>
                                    <a:path w="4120" h="2913">
                                      <a:moveTo>
                                        <a:pt x="1" y="251"/>
                                      </a:moveTo>
                                      <a:lnTo>
                                        <a:pt x="0" y="2662"/>
                                      </a:lnTo>
                                      <a:lnTo>
                                        <a:pt x="4120" y="2913"/>
                                      </a:lnTo>
                                      <a:lnTo>
                                        <a:pt x="4120" y="0"/>
                                      </a:lnTo>
                                      <a:lnTo>
                                        <a:pt x="1" y="2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D8D8D8"/>
                                </a:solidFill>
                                <a:scene3d>
                                  <a:camera prst="orthographicFront"/>
                                  <a:lightRig rig="balanced" dir="t"/>
                                </a:scene3d>
                                <a:sp3d prstMaterial="matte">
                                  <a:bevelT w="57150" h="57150"/>
                                </a:sp3d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  <a:ext uri="{53640926-AAD7-44D8-BBD7-CCE9431645EC}">
                                    <a14:shadowObscured xmlns:a14="http://schemas.microsoft.com/office/drawing/2010/main" val="1"/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14" name="Freeform 10"/>
                              <wps:cNvSpPr>
                                <a:spLocks/>
                              </wps:cNvSpPr>
                              <wps:spPr bwMode="auto">
                                <a:xfrm>
                                  <a:off x="4104" y="3399"/>
                                  <a:ext cx="3985" cy="4236"/>
                                </a:xfrm>
                                <a:custGeom>
                                  <a:avLst/>
                                  <a:gdLst/>
                                  <a:ahLst/>
                                  <a:cxnLst>
                                    <a:cxn ang="0">
                                      <a:pos x="0" y="0"/>
                                    </a:cxn>
                                    <a:cxn ang="0">
                                      <a:pos x="0" y="4236"/>
                                    </a:cxn>
                                    <a:cxn ang="0">
                                      <a:pos x="3985" y="3349"/>
                                    </a:cxn>
                                    <a:cxn ang="0">
                                      <a:pos x="3985" y="921"/>
                                    </a:cxn>
                                    <a:cxn ang="0">
                                      <a:pos x="0" y="0"/>
                                    </a:cxn>
                                  </a:cxnLst>
                                  <a:rect l="0" t="0" r="r" b="b"/>
                                  <a:pathLst>
                                    <a:path w="3985" h="4236">
                                      <a:moveTo>
                                        <a:pt x="0" y="0"/>
                                      </a:moveTo>
                                      <a:lnTo>
                                        <a:pt x="0" y="4236"/>
                                      </a:lnTo>
                                      <a:lnTo>
                                        <a:pt x="3985" y="3349"/>
                                      </a:lnTo>
                                      <a:lnTo>
                                        <a:pt x="3985" y="921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BFBFBF"/>
                                </a:solidFill>
                                <a:scene3d>
                                  <a:camera prst="orthographicFront"/>
                                  <a:lightRig rig="balanced" dir="t"/>
                                </a:scene3d>
                                <a:sp3d prstMaterial="matte">
                                  <a:bevelT w="57150" h="57150"/>
                                </a:sp3d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  <a:ext uri="{53640926-AAD7-44D8-BBD7-CCE9431645EC}">
                                    <a14:shadowObscured xmlns:a14="http://schemas.microsoft.com/office/drawing/2010/main" val="1"/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15" name="Freeform 11"/>
                              <wps:cNvSpPr>
                                <a:spLocks/>
                              </wps:cNvSpPr>
                              <wps:spPr bwMode="auto">
                                <a:xfrm>
                                  <a:off x="18" y="3399"/>
                                  <a:ext cx="4086" cy="4253"/>
                                </a:xfrm>
                                <a:custGeom>
                                  <a:avLst/>
                                  <a:gdLst/>
                                  <a:ahLst/>
                                  <a:cxnLst>
                                    <a:cxn ang="0">
                                      <a:pos x="4086" y="0"/>
                                    </a:cxn>
                                    <a:cxn ang="0">
                                      <a:pos x="4084" y="4253"/>
                                    </a:cxn>
                                    <a:cxn ang="0">
                                      <a:pos x="0" y="3198"/>
                                    </a:cxn>
                                    <a:cxn ang="0">
                                      <a:pos x="0" y="1072"/>
                                    </a:cxn>
                                    <a:cxn ang="0">
                                      <a:pos x="4086" y="0"/>
                                    </a:cxn>
                                  </a:cxnLst>
                                  <a:rect l="0" t="0" r="r" b="b"/>
                                  <a:pathLst>
                                    <a:path w="4086" h="4253">
                                      <a:moveTo>
                                        <a:pt x="4086" y="0"/>
                                      </a:moveTo>
                                      <a:lnTo>
                                        <a:pt x="4084" y="4253"/>
                                      </a:lnTo>
                                      <a:lnTo>
                                        <a:pt x="0" y="3198"/>
                                      </a:lnTo>
                                      <a:lnTo>
                                        <a:pt x="0" y="1072"/>
                                      </a:lnTo>
                                      <a:lnTo>
                                        <a:pt x="408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D8D8D8"/>
                                </a:solidFill>
                                <a:scene3d>
                                  <a:camera prst="orthographicFront"/>
                                  <a:lightRig rig="balanced" dir="t"/>
                                </a:scene3d>
                                <a:sp3d prstMaterial="matte">
                                  <a:bevelT w="57150" h="57150"/>
                                </a:sp3d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  <a:ext uri="{53640926-AAD7-44D8-BBD7-CCE9431645EC}">
                                    <a14:shadowObscured xmlns:a14="http://schemas.microsoft.com/office/drawing/2010/main" val="1"/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16" name="Freeform 12"/>
                              <wps:cNvSpPr>
                                <a:spLocks/>
                              </wps:cNvSpPr>
                              <wps:spPr bwMode="auto">
                                <a:xfrm>
                                  <a:off x="17" y="3617"/>
                                  <a:ext cx="2076" cy="3851"/>
                                </a:xfrm>
                                <a:custGeom>
                                  <a:avLst/>
                                  <a:gdLst/>
                                  <a:ahLst/>
                                  <a:cxnLst>
                                    <a:cxn ang="0">
                                      <a:pos x="0" y="921"/>
                                    </a:cxn>
                                    <a:cxn ang="0">
                                      <a:pos x="2060" y="0"/>
                                    </a:cxn>
                                    <a:cxn ang="0">
                                      <a:pos x="2076" y="3851"/>
                                    </a:cxn>
                                    <a:cxn ang="0">
                                      <a:pos x="0" y="2981"/>
                                    </a:cxn>
                                    <a:cxn ang="0">
                                      <a:pos x="0" y="921"/>
                                    </a:cxn>
                                  </a:cxnLst>
                                  <a:rect l="0" t="0" r="r" b="b"/>
                                  <a:pathLst>
                                    <a:path w="2076" h="3851">
                                      <a:moveTo>
                                        <a:pt x="0" y="921"/>
                                      </a:moveTo>
                                      <a:lnTo>
                                        <a:pt x="2060" y="0"/>
                                      </a:lnTo>
                                      <a:lnTo>
                                        <a:pt x="2076" y="3851"/>
                                      </a:lnTo>
                                      <a:lnTo>
                                        <a:pt x="0" y="2981"/>
                                      </a:lnTo>
                                      <a:lnTo>
                                        <a:pt x="0" y="92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D3DFEE">
                                    <a:alpha val="70000"/>
                                  </a:srgbClr>
                                </a:solidFill>
                                <a:scene3d>
                                  <a:camera prst="orthographicFront"/>
                                  <a:lightRig rig="balanced" dir="t"/>
                                </a:scene3d>
                                <a:sp3d prstMaterial="matte">
                                  <a:bevelT w="57150" h="57150"/>
                                </a:sp3d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  <a:ext uri="{53640926-AAD7-44D8-BBD7-CCE9431645EC}">
                                    <a14:shadowObscured xmlns:a14="http://schemas.microsoft.com/office/drawing/2010/main" val="1"/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17" name="Freeform 13"/>
                              <wps:cNvSpPr>
                                <a:spLocks/>
                              </wps:cNvSpPr>
                              <wps:spPr bwMode="auto">
                                <a:xfrm>
                                  <a:off x="2077" y="3617"/>
                                  <a:ext cx="6011" cy="3835"/>
                                </a:xfrm>
                                <a:custGeom>
                                  <a:avLst/>
                                  <a:gdLst/>
                                  <a:ahLst/>
                                  <a:cxnLst>
                                    <a:cxn ang="0">
                                      <a:pos x="0" y="0"/>
                                    </a:cxn>
                                    <a:cxn ang="0">
                                      <a:pos x="17" y="3835"/>
                                    </a:cxn>
                                    <a:cxn ang="0">
                                      <a:pos x="6011" y="2629"/>
                                    </a:cxn>
                                    <a:cxn ang="0">
                                      <a:pos x="6011" y="1239"/>
                                    </a:cxn>
                                    <a:cxn ang="0">
                                      <a:pos x="0" y="0"/>
                                    </a:cxn>
                                  </a:cxnLst>
                                  <a:rect l="0" t="0" r="r" b="b"/>
                                  <a:pathLst>
                                    <a:path w="6011" h="3835">
                                      <a:moveTo>
                                        <a:pt x="0" y="0"/>
                                      </a:moveTo>
                                      <a:lnTo>
                                        <a:pt x="17" y="3835"/>
                                      </a:lnTo>
                                      <a:lnTo>
                                        <a:pt x="6011" y="2629"/>
                                      </a:lnTo>
                                      <a:lnTo>
                                        <a:pt x="6011" y="1239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A7BFDE">
                                    <a:alpha val="70000"/>
                                  </a:srgbClr>
                                </a:solidFill>
                                <a:scene3d>
                                  <a:camera prst="orthographicFront"/>
                                  <a:lightRig rig="balanced" dir="t"/>
                                </a:scene3d>
                                <a:sp3d prstMaterial="matte">
                                  <a:bevelT w="57150" h="57150"/>
                                </a:sp3d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  <a:ext uri="{53640926-AAD7-44D8-BBD7-CCE9431645EC}">
                                    <a14:shadowObscured xmlns:a14="http://schemas.microsoft.com/office/drawing/2010/main" val="1"/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18" name="Freeform 14"/>
                              <wps:cNvSpPr>
                                <a:spLocks/>
                              </wps:cNvSpPr>
                              <wps:spPr bwMode="auto">
                                <a:xfrm>
                                  <a:off x="8088" y="3835"/>
                                  <a:ext cx="4102" cy="3432"/>
                                </a:xfrm>
                                <a:custGeom>
                                  <a:avLst/>
                                  <a:gdLst/>
                                  <a:ahLst/>
                                  <a:cxnLst>
                                    <a:cxn ang="0">
                                      <a:pos x="0" y="1038"/>
                                    </a:cxn>
                                    <a:cxn ang="0">
                                      <a:pos x="0" y="2411"/>
                                    </a:cxn>
                                    <a:cxn ang="0">
                                      <a:pos x="4102" y="3432"/>
                                    </a:cxn>
                                    <a:cxn ang="0">
                                      <a:pos x="4102" y="0"/>
                                    </a:cxn>
                                    <a:cxn ang="0">
                                      <a:pos x="0" y="1038"/>
                                    </a:cxn>
                                  </a:cxnLst>
                                  <a:rect l="0" t="0" r="r" b="b"/>
                                  <a:pathLst>
                                    <a:path w="4102" h="3432">
                                      <a:moveTo>
                                        <a:pt x="0" y="1038"/>
                                      </a:moveTo>
                                      <a:lnTo>
                                        <a:pt x="0" y="2411"/>
                                      </a:lnTo>
                                      <a:lnTo>
                                        <a:pt x="4102" y="3432"/>
                                      </a:lnTo>
                                      <a:lnTo>
                                        <a:pt x="4102" y="0"/>
                                      </a:lnTo>
                                      <a:lnTo>
                                        <a:pt x="0" y="1038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D3DFEE">
                                    <a:alpha val="70000"/>
                                  </a:srgbClr>
                                </a:solidFill>
                                <a:scene3d>
                                  <a:camera prst="orthographicFront"/>
                                  <a:lightRig rig="balanced" dir="t"/>
                                </a:scene3d>
                                <a:sp3d prstMaterial="matte">
                                  <a:bevelT w="57150" h="57150"/>
                                </a:sp3d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  <a:ext uri="{53640926-AAD7-44D8-BBD7-CCE9431645EC}">
                                    <a14:shadowObscured xmlns:a14="http://schemas.microsoft.com/office/drawing/2010/main" val="1"/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grpSp>
                          <wps:wsp>
                            <wps:cNvPr id="420" name="Rectangle 1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6494" y="11160"/>
                                <a:ext cx="4998" cy="1692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53640926-AAD7-44D8-BBD7-CCE9431645EC}">
                                  <a14:shadowObscured xmlns:a14="http://schemas.microsoft.com/office/drawing/2010/main" val="1"/>
                                </a:ext>
                              </a:extLst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sz w:val="96"/>
                                      <w:szCs w:val="96"/>
                                      <w14:numForm w14:val="oldStyle"/>
                                    </w:rPr>
                                    <w:alias w:val="年份"/>
                                    <w:id w:val="18366977"/>
                                    <w:showingPlcHdr/>
  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  <w:date>
                                      <w:dateFormat w:val="yyyy"/>
                                      <w:lid w:val="zh-CN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:rsidR="00EB1148" w:rsidRDefault="00EB1148">
                                      <w:pPr>
                                        <w:jc w:val="right"/>
                                        <w:rPr>
                                          <w:sz w:val="96"/>
                                          <w:szCs w:val="96"/>
                                          <w14:numForm w14:val="oldStyle"/>
                                        </w:rPr>
                                      </w:pPr>
                                      <w:r>
                                        <w:rPr>
                                          <w:sz w:val="96"/>
                                          <w:szCs w:val="96"/>
                                          <w14:numForm w14:val="oldStyle"/>
                                        </w:rPr>
                                        <w:t xml:space="preserve">     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  <wps:wsp>
                            <wps:cNvPr id="421" name="Rectangle 17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900" y="1223"/>
                                <a:ext cx="9899" cy="7268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53640926-AAD7-44D8-BBD7-CCE9431645EC}">
                                  <a14:shadowObscured xmlns:a14="http://schemas.microsoft.com/office/drawing/2010/main" val="1"/>
                                </a:ext>
                              </a:extLst>
                            </wps:spPr>
                            <wps:txbx>
                              <w:txbxContent>
                                <w:p w:rsidR="00EB1148" w:rsidRDefault="00EB1148" w:rsidP="00EB1148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color w:val="1F497D" w:themeColor="text2"/>
                                      <w:sz w:val="70"/>
                                      <w:szCs w:val="70"/>
                                      <w:lang w:val="zh-CN"/>
                                    </w:rPr>
                                  </w:pPr>
                                  <w:proofErr w:type="gramStart"/>
                                  <w:r w:rsidRPr="009E69CD">
                                    <w:rPr>
                                      <w:rFonts w:hint="eastAsia"/>
                                      <w:b/>
                                      <w:bCs/>
                                      <w:color w:val="1F497D" w:themeColor="text2"/>
                                      <w:sz w:val="70"/>
                                      <w:szCs w:val="70"/>
                                      <w:lang w:val="zh-CN"/>
                                    </w:rPr>
                                    <w:t>城轨道岔</w:t>
                                  </w:r>
                                  <w:proofErr w:type="gramEnd"/>
                                  <w:r w:rsidR="009E69CD" w:rsidRPr="009E69CD">
                                    <w:rPr>
                                      <w:rFonts w:hint="eastAsia"/>
                                      <w:b/>
                                      <w:bCs/>
                                      <w:color w:val="1F497D" w:themeColor="text2"/>
                                      <w:sz w:val="70"/>
                                      <w:szCs w:val="70"/>
                                      <w:lang w:val="zh-CN"/>
                                    </w:rPr>
                                    <w:t>转辙机</w:t>
                                  </w:r>
                                  <w:r w:rsidRPr="009E69CD">
                                    <w:rPr>
                                      <w:rFonts w:hint="eastAsia"/>
                                      <w:b/>
                                      <w:bCs/>
                                      <w:color w:val="1F497D" w:themeColor="text2"/>
                                      <w:sz w:val="70"/>
                                      <w:szCs w:val="70"/>
                                      <w:lang w:val="zh-CN"/>
                                    </w:rPr>
                                    <w:t>在线监测系统</w:t>
                                  </w:r>
                                </w:p>
                                <w:p w:rsidR="009E69CD" w:rsidRPr="009E69CD" w:rsidRDefault="009E69CD" w:rsidP="00EB1148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color w:val="1F497D" w:themeColor="text2"/>
                                      <w:sz w:val="70"/>
                                      <w:szCs w:val="70"/>
                                      <w:lang w:val="zh-CN"/>
                                    </w:rPr>
                                  </w:pPr>
                                </w:p>
                                <w:p w:rsidR="00EB1148" w:rsidRPr="009E69CD" w:rsidRDefault="00EB1148" w:rsidP="00EB1148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color w:val="4F81BD" w:themeColor="accent1"/>
                                      <w:sz w:val="70"/>
                                      <w:szCs w:val="70"/>
                                    </w:rPr>
                                  </w:pPr>
                                  <w:r w:rsidRPr="009E69CD">
                                    <w:rPr>
                                      <w:rFonts w:hint="eastAsia"/>
                                      <w:b/>
                                      <w:bCs/>
                                      <w:color w:val="1F497D" w:themeColor="text2"/>
                                      <w:sz w:val="70"/>
                                      <w:szCs w:val="70"/>
                                      <w:lang w:val="zh-CN"/>
                                    </w:rPr>
                                    <w:t>使用说明书</w:t>
                                  </w:r>
                                  <w:sdt>
                                    <w:sdtPr>
                                      <w:rPr>
                                        <w:b/>
                                        <w:bCs/>
                                        <w:color w:val="4F81BD" w:themeColor="accent1"/>
                                        <w:sz w:val="70"/>
                                        <w:szCs w:val="70"/>
                                      </w:rPr>
                                      <w:alias w:val="副标题"/>
                                      <w:id w:val="15866538"/>
    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    <w:text/>
                                    </w:sdtPr>
                                    <w:sdtEndPr/>
                                    <w:sdtContent>
                                      <w:r w:rsidR="00C20B3B">
                                        <w:rPr>
                                          <w:b/>
                                          <w:bCs/>
                                          <w:color w:val="4F81BD" w:themeColor="accent1"/>
                                          <w:sz w:val="70"/>
                                          <w:szCs w:val="70"/>
                                        </w:rPr>
                                        <w:t>v1.</w:t>
                                      </w:r>
                                      <w:r w:rsidR="000F2784">
                                        <w:rPr>
                                          <w:rFonts w:hint="eastAsia"/>
                                          <w:b/>
                                          <w:bCs/>
                                          <w:color w:val="4F81BD" w:themeColor="accent1"/>
                                          <w:sz w:val="70"/>
                                          <w:szCs w:val="70"/>
                                        </w:rPr>
                                        <w:t>1</w:t>
                                      </w:r>
                                    </w:sdtContent>
                                  </w:sdt>
                                </w:p>
                                <w:sdt>
                                  <w:sdtPr>
                                    <w:rPr>
                                      <w:b/>
                                      <w:bCs/>
                                      <w:color w:val="000000" w:themeColor="text1"/>
                                      <w:sz w:val="32"/>
                                      <w:szCs w:val="32"/>
                                    </w:rPr>
                                    <w:alias w:val="作者"/>
                                    <w:id w:val="15866544"/>
      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:rsidR="00EB1148" w:rsidRDefault="009773FE">
                                      <w:pPr>
                                        <w:rPr>
                                          <w:b/>
                                          <w:bCs/>
                                          <w:color w:val="000000" w:themeColor="text1"/>
                                          <w:sz w:val="32"/>
                                          <w:szCs w:val="32"/>
                                        </w:rPr>
                                      </w:pPr>
                                      <w:ins w:id="0" w:author="胡锦添" w:date="2017-09-27T15:38:00Z">
                                        <w:r>
                                          <w:rPr>
                                            <w:rFonts w:hint="eastAsia"/>
                                            <w:b/>
                                            <w:bCs/>
                                            <w:color w:val="000000" w:themeColor="text1"/>
                                            <w:sz w:val="32"/>
                                            <w:szCs w:val="32"/>
                                          </w:rPr>
                                          <w:t>Administrator</w:t>
                                        </w:r>
                                      </w:ins>
                                    </w:p>
                                  </w:sdtContent>
                                </w:sdt>
                                <w:p w:rsidR="00EB1148" w:rsidRDefault="00EB1148">
                                  <w:pPr>
                                    <w:rPr>
                                      <w:b/>
                                      <w:bCs/>
                                      <w:color w:val="000000" w:themeColor="text1"/>
                                      <w:sz w:val="32"/>
                                      <w:szCs w:val="32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group id="组 3" o:spid="_x0000_s1026" style="position:absolute;margin-left:0;margin-top:0;width:612pt;height:658.8pt;z-index:251659264;mso-width-percent:1000;mso-position-horizontal:center;mso-position-horizontal-relative:page;mso-position-vertical:center;mso-position-vertical-relative:margin;mso-width-percent:1000;mso-height-relative:margin" coordorigin=",1223" coordsize="12240,131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" o:allowincell="f">
                    <v:group id="Group 4" o:spid="_x0000_s1027" style="position:absolute;top:9661;width:12240;height:4738" coordorigin="-6,3399" coordsize="12197,425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NjcNd7CAAAA3AAAAA8A&#10;AAAAAAAAAAAAAAAAqgIAAGRycy9kb3ducmV2LnhtbFBLBQYAAAAABAAEAPoAAACZAwAAAAA=&#10;">
                      <v:group id="Group 5" o:spid="_x0000_s1028" style="position:absolute;left:-6;top:3717;width:12189;height:3550" coordorigin="18,7468" coordsize="12189,355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3kJBFxgAAANwA&#10;AAAPAAAAAAAAAAAAAAAAAKoCAABkcnMvZG93bnJldi54bWxQSwUGAAAAAAQABAD6AAAAnQMAAAAA&#10;">
                        <v:shape id="Freeform 6" o:spid="_x0000_s1029" style="position:absolute;left:18;top:7837;width:7132;height:2863;visibility:visible;mso-wrap-style:square;v-text-anchor:top" coordsize="7132,286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T7CRMAA&#10;AADcAAAADwAAAGRycy9kb3ducmV2LnhtbERPzWoCMRC+C75DGKE3za60IlujiCBY7KFqH2DYjLuL&#10;yWRJRt2+fXMo9Pjx/a82g3fqQTF1gQ2UswIUcR1sx42B78t+ugSVBNmiC0wGfijBZj0erbCy4ckn&#10;epylUTmEU4UGWpG+0jrVLXlMs9ATZ+4aokfJMDbaRnzmcO/0vCgW2mPHuaHFnnYt1bfz3RsQd+RT&#10;vfx4O96L0n1+RdstdmLMy2TYvoMSGuRf/Oc+WAOvZZ6fz+QjoNe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TT7CRMAAAADcAAAADwAAAAAAAAAAAAAAAACYAgAAZHJzL2Rvd25y&#10;ZXYueG1sUEsFBgAAAAAEAAQA9QAAAIUDAAAAAA==&#10;" path="m,l17,2863,7132,2578r,-2378l,xe" fillcolor="#a7bfde" stroked="f">
                          <v:fill opacity="32896f"/>
                          <v:path arrowok="t" o:connecttype="custom" o:connectlocs="0,0;17,2863;7132,2578;7132,200;0,0" o:connectangles="0,0,0,0,0"/>
                        </v:shape>
                        <v:shape id="Freeform 7" o:spid="_x0000_s1030" style="position:absolute;left:7150;top:7468;width:3466;height:3550;visibility:visible;mso-wrap-style:square;v-text-anchor:top" coordsize="3466,35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Xg2xsYA&#10;AADcAAAADwAAAGRycy9kb3ducmV2LnhtbESPQWsCMRSE74X+h/AKvZSa3VZqWY0i0tJ6stqC18fm&#10;uVndvGyTVFd/fSMIHoeZ+YYZTTrbiD35UDtWkPcyEMSl0zVXCn6+3x9fQYSIrLFxTAqOFGAyvr0Z&#10;YaHdgZe0X8VKJAiHAhWYGNtCylAashh6riVO3sZ5izFJX0nt8ZDgtpFPWfYiLdacFgy2NDNU7lZ/&#10;VsHXaemnz+2vP6HpV4vtfP0wePtQ6v6umw5BROriNXxpf2oF/TyH85l0BOT4H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Xg2xsYAAADcAAAADwAAAAAAAAAAAAAAAACYAgAAZHJz&#10;L2Rvd25yZXYueG1sUEsFBgAAAAAEAAQA9QAAAIsDAAAAAA==&#10;" path="m,569l,2930r3466,620l3466,,,569xe" fillcolor="#d3dfee" stroked="f">
                          <v:fill opacity="32896f"/>
                          <v:path arrowok="t" o:connecttype="custom" o:connectlocs="0,569;0,2930;3466,3550;3466,0;0,569" o:connectangles="0,0,0,0,0"/>
                        </v:shape>
                        <v:shape id="Freeform 8" o:spid="_x0000_s1031" style="position:absolute;left:10616;top:7468;width:1591;height:3550;visibility:visible;mso-wrap-style:square;v-text-anchor:top" coordsize="1591,35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0WTcMMA&#10;AADcAAAADwAAAGRycy9kb3ducmV2LnhtbESPQYvCMBSE78L+h/AW9qapQVS6RnFXZEW8qOv90Tzb&#10;avNSmqj13xtB8DjMzDfMZNbaSlyp8aVjDf1eAoI4c6bkXMP/ftkdg/AB2WDlmDTcycNs+tGZYGrc&#10;jbd03YVcRAj7FDUUIdSplD4ryKLvuZo4ekfXWAxRNrk0Dd4i3FZSJclQWiw5LhRY029B2Xl3sRpG&#10;+8VgMTdr9fPH4aSygzodNkrrr892/g0iUBve4Vd7ZTQM+gqeZ+IRkNM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0WTcMMAAADcAAAADwAAAAAAAAAAAAAAAACYAgAAZHJzL2Rv&#10;d25yZXYueG1sUEsFBgAAAAAEAAQA9QAAAIgDAAAAAA==&#10;" path="m,l,3550,1591,2746r,-2009l,xe" fillcolor="#a7bfde" stroked="f">
                          <v:fill opacity="32896f"/>
                          <v:path arrowok="t" o:connecttype="custom" o:connectlocs="0,0;0,3550;1591,2746;1591,737;0,0" o:connectangles="0,0,0,0,0"/>
                        </v:shape>
                      </v:group>
                      <v:shape id="Freeform 9" o:spid="_x0000_s1032" style="position:absolute;left:8071;top:4069;width:4120;height:2913;visibility:visible;mso-wrap-style:square;v-text-anchor:top" coordsize="4120,29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voI4MUA&#10;AADcAAAADwAAAGRycy9kb3ducmV2LnhtbESPQWvCQBSE70L/w/IKvemutaik2UgJaHvoxUTvj+xr&#10;Epp9G7LbGP313ULB4zAz3zDpbrKdGGnwrWMNy4UCQVw503Kt4VTu51sQPiAb7ByThit52GUPsxQT&#10;4y58pLEItYgQ9glqaELoEyl91ZBFv3A9cfS+3GAxRDnU0gx4iXDbyWel1tJiy3GhwZ7yhqrv4sdq&#10;OI756nwoFV1Ls+neN5+Fut1yrZ8ep7dXEIGmcA//tz+MhpflCv7OxCMgs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+gjgxQAAANwAAAAPAAAAAAAAAAAAAAAAAJgCAABkcnMv&#10;ZG93bnJldi54bWxQSwUGAAAAAAQABAD1AAAAigMAAAAA&#10;" path="m1,251l,2662r4120,251l4120,,1,251xe" fillcolor="#d8d8d8" stroked="f">
                        <v:path arrowok="t" o:connecttype="custom" o:connectlocs="1,251;0,2662;4120,2913;4120,0;1,251" o:connectangles="0,0,0,0,0"/>
                      </v:shape>
                      <v:shape id="Freeform 10" o:spid="_x0000_s1033" style="position:absolute;left:4104;top:3399;width:3985;height:4236;visibility:visible;mso-wrap-style:square;v-text-anchor:top" coordsize="3985,42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aQw+sYA&#10;AADcAAAADwAAAGRycy9kb3ducmV2LnhtbESPQWsCMRSE7wX/Q3hCbzWraCmrUURs6aVQtyJ6e7t5&#10;zS7dvCxJqmt/fVMQehxm5htmseptK87kQ+NYwXiUgSCunG7YKNh/PD88gQgRWWPrmBRcKcBqObhb&#10;YK7dhXd0LqIRCcIhRwV1jF0uZahqshhGriNO3qfzFmOS3kjt8ZLgtpWTLHuUFhtOCzV2tKmp+iq+&#10;rYKDfJ8Vx515c+WpzEq/PbTm50Wp+2G/noOI1Mf/8K39qhVMx1P4O5OOgFz+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aQw+sYAAADcAAAADwAAAAAAAAAAAAAAAACYAgAAZHJz&#10;L2Rvd25yZXYueG1sUEsFBgAAAAAEAAQA9QAAAIsDAAAAAA==&#10;" path="m,l,4236,3985,3349r,-2428l,xe" fillcolor="#bfbfbf" stroked="f">
                        <v:path arrowok="t" o:connecttype="custom" o:connectlocs="0,0;0,4236;3985,3349;3985,921;0,0" o:connectangles="0,0,0,0,0"/>
                      </v:shape>
                      <v:shape id="Freeform 11" o:spid="_x0000_s1034" style="position:absolute;left:18;top:3399;width:4086;height:4253;visibility:visible;mso-wrap-style:square;v-text-anchor:top" coordsize="4086,42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GsFfsYA&#10;AADcAAAADwAAAGRycy9kb3ducmV2LnhtbESPQWvCQBSE7wX/w/KEXopuLK2E1FXEYOlBqMZCr6/Z&#10;ZxLMvg27WxP/vVsoeBxm5htmsRpMKy7kfGNZwWyagCAurW64UvB13E5SED4ga2wtk4IreVgtRw8L&#10;zLTt+UCXIlQiQthnqKAOocuk9GVNBv3UdsTRO1lnMETpKqkd9hFuWvmcJHNpsOG4UGNHm5rKc/Fr&#10;FBT5d/F09fvPPE/33fuP221Mnyr1OB7WbyACDeEe/m9/aAUvs1f4OxOPgFze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GsFfsYAAADcAAAADwAAAAAAAAAAAAAAAACYAgAAZHJz&#10;L2Rvd25yZXYueG1sUEsFBgAAAAAEAAQA9QAAAIsDAAAAAA==&#10;" path="m4086,r-2,4253l,3198,,1072,4086,xe" fillcolor="#d8d8d8" stroked="f">
                        <v:path arrowok="t" o:connecttype="custom" o:connectlocs="4086,0;4084,4253;0,3198;0,1072;4086,0" o:connectangles="0,0,0,0,0"/>
                      </v:shape>
                      <v:shape id="Freeform 12" o:spid="_x0000_s1035" style="position:absolute;left:17;top:3617;width:2076;height:3851;visibility:visible;mso-wrap-style:square;v-text-anchor:top" coordsize="2076,385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t8JbsMA&#10;AADcAAAADwAAAGRycy9kb3ducmV2LnhtbESPQWvCQBSE7wX/w/IEb3WTKFJSV9FCaT0aW8+P7DMb&#10;zL6N2a1J/70rCB6HmfmGWa4H24grdb52rCCdJiCIS6drrhT8HD5f30D4gKyxcUwK/snDejV6WWKu&#10;Xc97uhahEhHCPkcFJoQ2l9KXhiz6qWuJo3dyncUQZVdJ3WEf4baRWZIspMWa44LBlj4Mlefizyr4&#10;7fdSh+ayO34VaTarj9usvBilJuNh8w4i0BCe4Uf7WyuYpwu4n4lHQK5u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t8JbsMAAADcAAAADwAAAAAAAAAAAAAAAACYAgAAZHJzL2Rv&#10;d25yZXYueG1sUEsFBgAAAAAEAAQA9QAAAIgDAAAAAA==&#10;" path="m,921l2060,r16,3851l,2981,,921xe" fillcolor="#d3dfee" stroked="f">
                        <v:fill opacity="46003f"/>
                        <v:path arrowok="t" o:connecttype="custom" o:connectlocs="0,921;2060,0;2076,3851;0,2981;0,921" o:connectangles="0,0,0,0,0"/>
                      </v:shape>
                      <v:shape id="Freeform 13" o:spid="_x0000_s1036" style="position:absolute;left:2077;top:3617;width:6011;height:3835;visibility:visible;mso-wrap-style:square;v-text-anchor:top" coordsize="6011,38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YeACcUA&#10;AADcAAAADwAAAGRycy9kb3ducmV2LnhtbESPW4vCMBSE3xf8D+EIvq2pF1apRnFFYd8WLyC+HZpj&#10;W2xOapKt7b/fLCz4OMzMN8xy3ZpKNOR8aVnBaJiAIM6sLjlXcD7t3+cgfEDWWFkmBR15WK96b0tM&#10;tX3ygZpjyEWEsE9RQRFCnUrps4IM+qGtiaN3s85giNLlUjt8Rrip5DhJPqTBkuNCgTVtC8ruxx+j&#10;YOK+x7vD5eHR3ubb82fTTa91p9Sg324WIAK14RX+b39pBdPRDP7OxCMgV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Bh4AJxQAAANwAAAAPAAAAAAAAAAAAAAAAAJgCAABkcnMv&#10;ZG93bnJldi54bWxQSwUGAAAAAAQABAD1AAAAigMAAAAA&#10;" path="m,l17,3835,6011,2629r,-1390l,xe" fillcolor="#a7bfde" stroked="f">
                        <v:fill opacity="46003f"/>
                        <v:path arrowok="t" o:connecttype="custom" o:connectlocs="0,0;17,3835;6011,2629;6011,1239;0,0" o:connectangles="0,0,0,0,0"/>
                      </v:shape>
                      <v:shape id="Freeform 14" o:spid="_x0000_s1037" style="position:absolute;left:8088;top:3835;width:4102;height:3432;visibility:visible;mso-wrap-style:square;v-text-anchor:top" coordsize="4102,34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AHgAcMA&#10;AADcAAAADwAAAGRycy9kb3ducmV2LnhtbERPz0/CMBS+k/g/NM+Em3SAIJkUYhY0JHgQhHB9rM92&#10;cX1d1jrmf28PJhy/fL+X697VoqM2VJ4VjEcZCOLS64qNguPn68MCRIjIGmvPpOCXAqxXd4Ml5tpf&#10;eU/dIRqRQjjkqMDG2ORShtKSwzDyDXHivnzrMCbYGqlbvKZwV8tJls2lw4pTg8WGCkvl9+HHKXj7&#10;mBVT0523zc5X9vT+dDSXYqPU8L5/eQYRqY838b97qxU8jtPadCYdAbn6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AHgAcMAAADcAAAADwAAAAAAAAAAAAAAAACYAgAAZHJzL2Rv&#10;d25yZXYueG1sUEsFBgAAAAAEAAQA9QAAAIgDAAAAAA==&#10;" path="m,1038l,2411,4102,3432,4102,,,1038xe" fillcolor="#d3dfee" stroked="f">
                        <v:fill opacity="46003f"/>
                        <v:path arrowok="t" o:connecttype="custom" o:connectlocs="0,1038;0,2411;4102,3432;4102,0;0,1038" o:connectangles="0,0,0,0,0"/>
                      </v:shape>
                    </v:group>
                    <v:rect id="Rectangle 16" o:spid="_x0000_s1038" style="position:absolute;left:6494;top:11160;width:4998;height:169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7NKHsMA&#10;AADcAAAADwAAAGRycy9kb3ducmV2LnhtbERPzWrCQBC+F3yHZYReitk0iNU0q4htIXpr6gOM2WkS&#10;zc6G7DbGt3cPQo8f33+2GU0rBupdY1nBaxSDIC6tbrhScPz5mi1BOI+ssbVMCm7kYLOePGWYanvl&#10;bxoKX4kQwi5FBbX3XSqlK2sy6CLbEQfu1/YGfYB9JXWP1xBuWpnE8UIabDg01NjRrqbyUvwZBfvD&#10;/HDc5fJ8WTUfL/lbEcvT4lOp5+m4fQfhafT/4oc71wrmSZgfzoQjINd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7NKHsMAAADcAAAADwAAAAAAAAAAAAAAAACYAgAAZHJzL2Rv&#10;d25yZXYueG1sUEsFBgAAAAAEAAQA9QAAAIgDAAAAAA==&#10;" filled="f" stroked="f">
                      <v:textbox style="mso-fit-shape-to-text:t">
                        <w:txbxContent>
                          <w:sdt>
                            <w:sdtPr>
                              <w:rPr>
                                <w:sz w:val="96"/>
                                <w:szCs w:val="96"/>
                                <w14:numForm w14:val="oldStyle"/>
                              </w:rPr>
                              <w:alias w:val="年份"/>
                              <w:id w:val="18366977"/>
                              <w:showingPlcHdr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>
                                <w:dateFormat w:val="yyyy"/>
                                <w:lid w:val="zh-CN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:rsidR="00EB1148" w:rsidRDefault="00EB1148">
                                <w:pPr>
                                  <w:jc w:val="right"/>
                                  <w:rPr>
                                    <w:sz w:val="96"/>
                                    <w:szCs w:val="96"/>
                                    <w14:numForm w14:val="oldStyle"/>
                                  </w:rPr>
                                </w:pPr>
                                <w:r>
                                  <w:rPr>
                                    <w:sz w:val="96"/>
                                    <w:szCs w:val="96"/>
                                    <w14:numForm w14:val="oldStyle"/>
                                  </w:rPr>
                                  <w:t xml:space="preserve">     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v:rect id="Rectangle 17" o:spid="_x0000_s1039" style="position:absolute;left:900;top:1223;width:9899;height:7268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zcrxMUA&#10;AADcAAAADwAAAGRycy9kb3ducmV2LnhtbESP0WrCQBRE3wv+w3ILvtWNqUhJXaUooQqtoPUDrtlr&#10;EszeDbtrEv/eLRT6OMzMGWaxGkwjOnK+tqxgOklAEBdW11wqOP3kL28gfEDW2FgmBXfysFqOnhaY&#10;advzgbpjKEWEsM9QQRVCm0npi4oM+oltiaN3sc5giNKVUjvsI9w0Mk2SuTRYc1yosKV1RcX1eDMK&#10;Xr/2e/e9uebzZHPasXXD+vN8UGr8PHy8gwg0hP/wX3urFczSKfyeiUdALh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/NyvExQAAANwAAAAPAAAAAAAAAAAAAAAAAJgCAABkcnMv&#10;ZG93bnJldi54bWxQSwUGAAAAAAQABAD1AAAAigMAAAAA&#10;" filled="f" stroked="f">
                      <v:textbox>
                        <w:txbxContent>
                          <w:p w:rsidR="00EB1148" w:rsidRDefault="00EB1148" w:rsidP="00EB1148">
                            <w:pPr>
                              <w:jc w:val="center"/>
                              <w:rPr>
                                <w:b/>
                                <w:bCs/>
                                <w:color w:val="1F497D" w:themeColor="text2"/>
                                <w:sz w:val="70"/>
                                <w:szCs w:val="70"/>
                                <w:lang w:val="zh-CN"/>
                              </w:rPr>
                            </w:pPr>
                            <w:proofErr w:type="gramStart"/>
                            <w:r w:rsidRPr="009E69CD">
                              <w:rPr>
                                <w:rFonts w:hint="eastAsia"/>
                                <w:b/>
                                <w:bCs/>
                                <w:color w:val="1F497D" w:themeColor="text2"/>
                                <w:sz w:val="70"/>
                                <w:szCs w:val="70"/>
                                <w:lang w:val="zh-CN"/>
                              </w:rPr>
                              <w:t>城轨道岔</w:t>
                            </w:r>
                            <w:proofErr w:type="gramEnd"/>
                            <w:r w:rsidR="009E69CD" w:rsidRPr="009E69CD">
                              <w:rPr>
                                <w:rFonts w:hint="eastAsia"/>
                                <w:b/>
                                <w:bCs/>
                                <w:color w:val="1F497D" w:themeColor="text2"/>
                                <w:sz w:val="70"/>
                                <w:szCs w:val="70"/>
                                <w:lang w:val="zh-CN"/>
                              </w:rPr>
                              <w:t>转辙机</w:t>
                            </w:r>
                            <w:r w:rsidRPr="009E69CD">
                              <w:rPr>
                                <w:rFonts w:hint="eastAsia"/>
                                <w:b/>
                                <w:bCs/>
                                <w:color w:val="1F497D" w:themeColor="text2"/>
                                <w:sz w:val="70"/>
                                <w:szCs w:val="70"/>
                                <w:lang w:val="zh-CN"/>
                              </w:rPr>
                              <w:t>在线监测系统</w:t>
                            </w:r>
                          </w:p>
                          <w:p w:rsidR="009E69CD" w:rsidRPr="009E69CD" w:rsidRDefault="009E69CD" w:rsidP="00EB1148">
                            <w:pPr>
                              <w:jc w:val="center"/>
                              <w:rPr>
                                <w:b/>
                                <w:bCs/>
                                <w:color w:val="1F497D" w:themeColor="text2"/>
                                <w:sz w:val="70"/>
                                <w:szCs w:val="70"/>
                                <w:lang w:val="zh-CN"/>
                              </w:rPr>
                            </w:pPr>
                          </w:p>
                          <w:p w:rsidR="00EB1148" w:rsidRPr="009E69CD" w:rsidRDefault="00EB1148" w:rsidP="00EB1148">
                            <w:pPr>
                              <w:jc w:val="center"/>
                              <w:rPr>
                                <w:b/>
                                <w:bCs/>
                                <w:color w:val="4F81BD" w:themeColor="accent1"/>
                                <w:sz w:val="70"/>
                                <w:szCs w:val="70"/>
                              </w:rPr>
                            </w:pPr>
                            <w:r w:rsidRPr="009E69CD">
                              <w:rPr>
                                <w:rFonts w:hint="eastAsia"/>
                                <w:b/>
                                <w:bCs/>
                                <w:color w:val="1F497D" w:themeColor="text2"/>
                                <w:sz w:val="70"/>
                                <w:szCs w:val="70"/>
                                <w:lang w:val="zh-CN"/>
                              </w:rPr>
                              <w:t>使用说明书</w:t>
                            </w:r>
                            <w:sdt>
                              <w:sdtPr>
                                <w:rPr>
                                  <w:b/>
                                  <w:bCs/>
                                  <w:color w:val="4F81BD" w:themeColor="accent1"/>
                                  <w:sz w:val="70"/>
                                  <w:szCs w:val="70"/>
                                </w:rPr>
                                <w:alias w:val="副标题"/>
                                <w:id w:val="15866538"/>
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<w:text/>
                              </w:sdtPr>
                              <w:sdtEndPr/>
                              <w:sdtContent>
                                <w:r w:rsidR="00C20B3B">
                                  <w:rPr>
                                    <w:b/>
                                    <w:bCs/>
                                    <w:color w:val="4F81BD" w:themeColor="accent1"/>
                                    <w:sz w:val="70"/>
                                    <w:szCs w:val="70"/>
                                  </w:rPr>
                                  <w:t>v1.</w:t>
                                </w:r>
                                <w:r w:rsidR="000F2784">
                                  <w:rPr>
                                    <w:rFonts w:hint="eastAsia"/>
                                    <w:b/>
                                    <w:bCs/>
                                    <w:color w:val="4F81BD" w:themeColor="accent1"/>
                                    <w:sz w:val="70"/>
                                    <w:szCs w:val="70"/>
                                  </w:rPr>
                                  <w:t>1</w:t>
                                </w:r>
                              </w:sdtContent>
                            </w:sdt>
                          </w:p>
                          <w:sdt>
                            <w:sdtPr>
                              <w:rPr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</w:rPr>
                              <w:alias w:val="作者"/>
                              <w:id w:val="15866544"/>
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<w:text/>
                            </w:sdtPr>
                            <w:sdtEndPr/>
                            <w:sdtContent>
                              <w:p w:rsidR="00EB1148" w:rsidRDefault="009773FE">
                                <w:pPr>
                                  <w:rPr>
                                    <w:b/>
                                    <w:bCs/>
                                    <w:color w:val="000000" w:themeColor="text1"/>
                                    <w:sz w:val="32"/>
                                    <w:szCs w:val="32"/>
                                  </w:rPr>
                                </w:pPr>
                                <w:ins w:id="1" w:author="胡锦添" w:date="2017-09-27T15:38:00Z">
                                  <w:r>
                                    <w:rPr>
                                      <w:rFonts w:hint="eastAsia"/>
                                      <w:b/>
                                      <w:bCs/>
                                      <w:color w:val="000000" w:themeColor="text1"/>
                                      <w:sz w:val="32"/>
                                      <w:szCs w:val="32"/>
                                    </w:rPr>
                                    <w:t>Administrator</w:t>
                                  </w:r>
                                </w:ins>
                              </w:p>
                            </w:sdtContent>
                          </w:sdt>
                          <w:p w:rsidR="00EB1148" w:rsidRDefault="00EB1148">
                            <w:pPr>
                              <w:rPr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v:textbox>
                    </v:rect>
                    <w10:wrap anchorx="page" anchory="margin"/>
                  </v:group>
                </w:pict>
              </mc:Fallback>
            </mc:AlternateContent>
          </w:r>
        </w:p>
      </w:sdtContent>
    </w:sdt>
    <w:p w:rsidR="00AB5F06" w:rsidRDefault="00AB5F06" w:rsidP="00FB2743">
      <w:pPr>
        <w:widowControl/>
        <w:spacing w:line="360" w:lineRule="auto"/>
        <w:jc w:val="center"/>
        <w:rPr>
          <w:sz w:val="52"/>
          <w:szCs w:val="52"/>
        </w:rPr>
      </w:pPr>
      <w:r>
        <w:rPr>
          <w:sz w:val="52"/>
          <w:szCs w:val="52"/>
        </w:rPr>
        <w:br w:type="page"/>
      </w:r>
    </w:p>
    <w:p w:rsidR="00847200" w:rsidRPr="00DF2285" w:rsidRDefault="00847200" w:rsidP="00FB2743">
      <w:pPr>
        <w:pStyle w:val="10"/>
        <w:spacing w:line="360" w:lineRule="auto"/>
        <w:rPr>
          <w:sz w:val="72"/>
          <w:szCs w:val="72"/>
        </w:rPr>
      </w:pPr>
      <w:r w:rsidRPr="00DF2285">
        <w:rPr>
          <w:rFonts w:hint="eastAsia"/>
          <w:sz w:val="72"/>
          <w:szCs w:val="72"/>
        </w:rPr>
        <w:lastRenderedPageBreak/>
        <w:t>目录</w:t>
      </w:r>
    </w:p>
    <w:p w:rsidR="00847200" w:rsidRPr="00847200" w:rsidRDefault="00847200" w:rsidP="00FB2743">
      <w:pPr>
        <w:spacing w:line="360" w:lineRule="auto"/>
      </w:pPr>
    </w:p>
    <w:p w:rsidR="00847200" w:rsidRPr="00847200" w:rsidRDefault="00847200" w:rsidP="00FB2743">
      <w:pPr>
        <w:spacing w:line="360" w:lineRule="auto"/>
      </w:pPr>
    </w:p>
    <w:p w:rsidR="00173DB3" w:rsidRPr="00173DB3" w:rsidRDefault="00847200">
      <w:pPr>
        <w:pStyle w:val="10"/>
        <w:spacing w:line="360" w:lineRule="auto"/>
        <w:rPr>
          <w:ins w:id="1" w:author="陈钦成" w:date="2017-09-27T15:20:00Z"/>
          <w:b/>
          <w:noProof/>
          <w:sz w:val="21"/>
          <w:rPrChange w:id="2" w:author="陈钦成" w:date="2017-09-27T15:21:00Z">
            <w:rPr>
              <w:ins w:id="3" w:author="陈钦成" w:date="2017-09-27T15:20:00Z"/>
              <w:noProof/>
              <w:sz w:val="21"/>
            </w:rPr>
          </w:rPrChange>
        </w:rPr>
        <w:pPrChange w:id="4" w:author="陈钦成" w:date="2017-09-27T15:21:00Z">
          <w:pPr>
            <w:pStyle w:val="10"/>
          </w:pPr>
        </w:pPrChange>
      </w:pPr>
      <w:r>
        <w:rPr>
          <w:b/>
          <w:sz w:val="32"/>
          <w:szCs w:val="32"/>
        </w:rPr>
        <w:fldChar w:fldCharType="begin"/>
      </w:r>
      <w:r>
        <w:rPr>
          <w:b/>
          <w:sz w:val="32"/>
          <w:szCs w:val="32"/>
        </w:rPr>
        <w:instrText xml:space="preserve"> </w:instrText>
      </w:r>
      <w:r>
        <w:rPr>
          <w:rFonts w:hint="eastAsia"/>
          <w:b/>
          <w:sz w:val="32"/>
          <w:szCs w:val="32"/>
        </w:rPr>
        <w:instrText>TOC \o "1-3" \h \z \u</w:instrText>
      </w:r>
      <w:r>
        <w:rPr>
          <w:b/>
          <w:sz w:val="32"/>
          <w:szCs w:val="32"/>
        </w:rPr>
        <w:instrText xml:space="preserve"> </w:instrText>
      </w:r>
      <w:r>
        <w:rPr>
          <w:b/>
          <w:sz w:val="32"/>
          <w:szCs w:val="32"/>
        </w:rPr>
        <w:fldChar w:fldCharType="separate"/>
      </w:r>
      <w:ins w:id="5" w:author="陈钦成" w:date="2017-09-27T15:20:00Z">
        <w:r w:rsidR="00173DB3" w:rsidRPr="00173DB3">
          <w:rPr>
            <w:rStyle w:val="a5"/>
            <w:b/>
            <w:noProof/>
            <w:rPrChange w:id="6" w:author="陈钦成" w:date="2017-09-27T15:21:00Z">
              <w:rPr>
                <w:rStyle w:val="a5"/>
                <w:noProof/>
              </w:rPr>
            </w:rPrChange>
          </w:rPr>
          <w:fldChar w:fldCharType="begin"/>
        </w:r>
        <w:r w:rsidR="00173DB3" w:rsidRPr="00173DB3">
          <w:rPr>
            <w:rStyle w:val="a5"/>
            <w:b/>
            <w:noProof/>
            <w:rPrChange w:id="7" w:author="陈钦成" w:date="2017-09-27T15:21:00Z">
              <w:rPr>
                <w:rStyle w:val="a5"/>
                <w:noProof/>
              </w:rPr>
            </w:rPrChange>
          </w:rPr>
          <w:instrText xml:space="preserve"> </w:instrText>
        </w:r>
        <w:r w:rsidR="00173DB3" w:rsidRPr="00173DB3">
          <w:rPr>
            <w:b/>
            <w:noProof/>
            <w:rPrChange w:id="8" w:author="陈钦成" w:date="2017-09-27T15:21:00Z">
              <w:rPr>
                <w:noProof/>
              </w:rPr>
            </w:rPrChange>
          </w:rPr>
          <w:instrText>HYPERLINK \l "_Toc494288942"</w:instrText>
        </w:r>
        <w:r w:rsidR="00173DB3" w:rsidRPr="00173DB3">
          <w:rPr>
            <w:rStyle w:val="a5"/>
            <w:b/>
            <w:noProof/>
            <w:rPrChange w:id="9" w:author="陈钦成" w:date="2017-09-27T15:21:00Z">
              <w:rPr>
                <w:rStyle w:val="a5"/>
                <w:noProof/>
              </w:rPr>
            </w:rPrChange>
          </w:rPr>
          <w:instrText xml:space="preserve"> </w:instrText>
        </w:r>
        <w:r w:rsidR="00173DB3" w:rsidRPr="00173DB3">
          <w:rPr>
            <w:rStyle w:val="a5"/>
            <w:b/>
            <w:noProof/>
            <w:rPrChange w:id="10" w:author="陈钦成" w:date="2017-09-27T15:21:00Z">
              <w:rPr>
                <w:rStyle w:val="a5"/>
                <w:noProof/>
              </w:rPr>
            </w:rPrChange>
          </w:rPr>
          <w:fldChar w:fldCharType="separate"/>
        </w:r>
        <w:r w:rsidR="00173DB3" w:rsidRPr="00173DB3">
          <w:rPr>
            <w:rStyle w:val="a5"/>
            <w:b/>
            <w:noProof/>
          </w:rPr>
          <w:t>1.</w:t>
        </w:r>
        <w:r w:rsidR="00173DB3" w:rsidRPr="00173DB3">
          <w:rPr>
            <w:b/>
            <w:noProof/>
            <w:sz w:val="21"/>
            <w:rPrChange w:id="11" w:author="陈钦成" w:date="2017-09-27T15:21:00Z">
              <w:rPr>
                <w:noProof/>
                <w:sz w:val="21"/>
              </w:rPr>
            </w:rPrChange>
          </w:rPr>
          <w:tab/>
        </w:r>
        <w:r w:rsidR="00173DB3" w:rsidRPr="00173DB3">
          <w:rPr>
            <w:rStyle w:val="a5"/>
            <w:rFonts w:hint="eastAsia"/>
            <w:b/>
            <w:noProof/>
          </w:rPr>
          <w:t>系统概述</w:t>
        </w:r>
        <w:r w:rsidR="00173DB3" w:rsidRPr="00173DB3">
          <w:rPr>
            <w:b/>
            <w:noProof/>
            <w:webHidden/>
            <w:rPrChange w:id="12" w:author="陈钦成" w:date="2017-09-27T15:21:00Z">
              <w:rPr>
                <w:noProof/>
                <w:webHidden/>
              </w:rPr>
            </w:rPrChange>
          </w:rPr>
          <w:tab/>
        </w:r>
        <w:r w:rsidR="00173DB3" w:rsidRPr="00173DB3">
          <w:rPr>
            <w:b/>
            <w:noProof/>
            <w:webHidden/>
            <w:rPrChange w:id="13" w:author="陈钦成" w:date="2017-09-27T15:21:00Z">
              <w:rPr>
                <w:noProof/>
                <w:webHidden/>
              </w:rPr>
            </w:rPrChange>
          </w:rPr>
          <w:fldChar w:fldCharType="begin"/>
        </w:r>
        <w:r w:rsidR="00173DB3" w:rsidRPr="00173DB3">
          <w:rPr>
            <w:b/>
            <w:noProof/>
            <w:webHidden/>
            <w:rPrChange w:id="14" w:author="陈钦成" w:date="2017-09-27T15:21:00Z">
              <w:rPr>
                <w:noProof/>
                <w:webHidden/>
              </w:rPr>
            </w:rPrChange>
          </w:rPr>
          <w:instrText xml:space="preserve"> PAGEREF _Toc494288942 \h </w:instrText>
        </w:r>
      </w:ins>
      <w:r w:rsidR="00173DB3" w:rsidRPr="00173DB3">
        <w:rPr>
          <w:b/>
          <w:noProof/>
          <w:webHidden/>
          <w:rPrChange w:id="15" w:author="陈钦成" w:date="2017-09-27T15:21:00Z">
            <w:rPr>
              <w:b/>
              <w:noProof/>
              <w:webHidden/>
            </w:rPr>
          </w:rPrChange>
        </w:rPr>
      </w:r>
      <w:r w:rsidR="00173DB3" w:rsidRPr="00173DB3">
        <w:rPr>
          <w:b/>
          <w:noProof/>
          <w:webHidden/>
          <w:rPrChange w:id="16" w:author="陈钦成" w:date="2017-09-27T15:21:00Z">
            <w:rPr>
              <w:noProof/>
              <w:webHidden/>
            </w:rPr>
          </w:rPrChange>
        </w:rPr>
        <w:fldChar w:fldCharType="separate"/>
      </w:r>
      <w:ins w:id="17" w:author="胡锦添" w:date="2017-12-15T21:03:00Z">
        <w:r w:rsidR="008A6754">
          <w:rPr>
            <w:b/>
            <w:noProof/>
            <w:webHidden/>
          </w:rPr>
          <w:t>1</w:t>
        </w:r>
      </w:ins>
      <w:ins w:id="18" w:author="陈钦成" w:date="2017-09-27T15:20:00Z">
        <w:del w:id="19" w:author="胡锦添" w:date="2017-09-27T15:38:00Z">
          <w:r w:rsidR="00173DB3" w:rsidRPr="00173DB3" w:rsidDel="009773FE">
            <w:rPr>
              <w:b/>
              <w:noProof/>
              <w:webHidden/>
              <w:rPrChange w:id="20" w:author="陈钦成" w:date="2017-09-27T15:21:00Z">
                <w:rPr>
                  <w:noProof/>
                  <w:webHidden/>
                </w:rPr>
              </w:rPrChange>
            </w:rPr>
            <w:delText>2</w:delText>
          </w:r>
        </w:del>
        <w:r w:rsidR="00173DB3" w:rsidRPr="00173DB3">
          <w:rPr>
            <w:b/>
            <w:noProof/>
            <w:webHidden/>
            <w:rPrChange w:id="21" w:author="陈钦成" w:date="2017-09-27T15:21:00Z">
              <w:rPr>
                <w:noProof/>
                <w:webHidden/>
              </w:rPr>
            </w:rPrChange>
          </w:rPr>
          <w:fldChar w:fldCharType="end"/>
        </w:r>
        <w:r w:rsidR="00173DB3" w:rsidRPr="00173DB3">
          <w:rPr>
            <w:rStyle w:val="a5"/>
            <w:b/>
            <w:noProof/>
            <w:rPrChange w:id="22" w:author="陈钦成" w:date="2017-09-27T15:21:00Z">
              <w:rPr>
                <w:rStyle w:val="a5"/>
                <w:noProof/>
              </w:rPr>
            </w:rPrChange>
          </w:rPr>
          <w:fldChar w:fldCharType="end"/>
        </w:r>
      </w:ins>
    </w:p>
    <w:p w:rsidR="00173DB3" w:rsidRPr="00173DB3" w:rsidRDefault="00173DB3">
      <w:pPr>
        <w:pStyle w:val="20"/>
        <w:tabs>
          <w:tab w:val="right" w:leader="dot" w:pos="8296"/>
        </w:tabs>
        <w:spacing w:line="360" w:lineRule="auto"/>
        <w:rPr>
          <w:ins w:id="23" w:author="陈钦成" w:date="2017-09-27T15:20:00Z"/>
          <w:b/>
          <w:noProof/>
          <w:rPrChange w:id="24" w:author="陈钦成" w:date="2017-09-27T15:21:00Z">
            <w:rPr>
              <w:ins w:id="25" w:author="陈钦成" w:date="2017-09-27T15:20:00Z"/>
              <w:noProof/>
            </w:rPr>
          </w:rPrChange>
        </w:rPr>
        <w:pPrChange w:id="26" w:author="陈钦成" w:date="2017-09-27T15:21:00Z">
          <w:pPr>
            <w:pStyle w:val="20"/>
            <w:tabs>
              <w:tab w:val="right" w:leader="dot" w:pos="8296"/>
            </w:tabs>
          </w:pPr>
        </w:pPrChange>
      </w:pPr>
      <w:ins w:id="27" w:author="陈钦成" w:date="2017-09-27T15:20:00Z">
        <w:r w:rsidRPr="00173DB3">
          <w:rPr>
            <w:rStyle w:val="a5"/>
            <w:b/>
            <w:noProof/>
            <w:rPrChange w:id="28" w:author="陈钦成" w:date="2017-09-27T15:21:00Z">
              <w:rPr>
                <w:rStyle w:val="a5"/>
                <w:noProof/>
              </w:rPr>
            </w:rPrChange>
          </w:rPr>
          <w:fldChar w:fldCharType="begin"/>
        </w:r>
        <w:r w:rsidRPr="00173DB3">
          <w:rPr>
            <w:rStyle w:val="a5"/>
            <w:b/>
            <w:noProof/>
            <w:rPrChange w:id="29" w:author="陈钦成" w:date="2017-09-27T15:21:00Z">
              <w:rPr>
                <w:rStyle w:val="a5"/>
                <w:noProof/>
              </w:rPr>
            </w:rPrChange>
          </w:rPr>
          <w:instrText xml:space="preserve"> </w:instrText>
        </w:r>
        <w:r w:rsidRPr="00173DB3">
          <w:rPr>
            <w:b/>
            <w:noProof/>
            <w:rPrChange w:id="30" w:author="陈钦成" w:date="2017-09-27T15:21:00Z">
              <w:rPr>
                <w:noProof/>
              </w:rPr>
            </w:rPrChange>
          </w:rPr>
          <w:instrText>HYPERLINK \l "_Toc494288943"</w:instrText>
        </w:r>
        <w:r w:rsidRPr="00173DB3">
          <w:rPr>
            <w:rStyle w:val="a5"/>
            <w:b/>
            <w:noProof/>
            <w:rPrChange w:id="31" w:author="陈钦成" w:date="2017-09-27T15:21:00Z">
              <w:rPr>
                <w:rStyle w:val="a5"/>
                <w:noProof/>
              </w:rPr>
            </w:rPrChange>
          </w:rPr>
          <w:instrText xml:space="preserve"> </w:instrText>
        </w:r>
        <w:r w:rsidRPr="00173DB3">
          <w:rPr>
            <w:rStyle w:val="a5"/>
            <w:b/>
            <w:noProof/>
            <w:rPrChange w:id="32" w:author="陈钦成" w:date="2017-09-27T15:21:00Z">
              <w:rPr>
                <w:rStyle w:val="a5"/>
                <w:noProof/>
              </w:rPr>
            </w:rPrChange>
          </w:rPr>
          <w:fldChar w:fldCharType="separate"/>
        </w:r>
        <w:r w:rsidRPr="00173DB3">
          <w:rPr>
            <w:rStyle w:val="a5"/>
            <w:b/>
            <w:noProof/>
          </w:rPr>
          <w:t>1.1</w:t>
        </w:r>
        <w:r w:rsidRPr="00173DB3">
          <w:rPr>
            <w:rStyle w:val="a5"/>
            <w:rFonts w:hint="eastAsia"/>
            <w:b/>
            <w:noProof/>
          </w:rPr>
          <w:t>系统概述</w:t>
        </w:r>
        <w:r w:rsidRPr="00173DB3">
          <w:rPr>
            <w:b/>
            <w:noProof/>
            <w:webHidden/>
            <w:rPrChange w:id="33" w:author="陈钦成" w:date="2017-09-27T15:21:00Z">
              <w:rPr>
                <w:noProof/>
                <w:webHidden/>
              </w:rPr>
            </w:rPrChange>
          </w:rPr>
          <w:tab/>
        </w:r>
        <w:r w:rsidRPr="00173DB3">
          <w:rPr>
            <w:b/>
            <w:noProof/>
            <w:webHidden/>
            <w:rPrChange w:id="34" w:author="陈钦成" w:date="2017-09-27T15:21:00Z">
              <w:rPr>
                <w:noProof/>
                <w:webHidden/>
              </w:rPr>
            </w:rPrChange>
          </w:rPr>
          <w:fldChar w:fldCharType="begin"/>
        </w:r>
        <w:r w:rsidRPr="00173DB3">
          <w:rPr>
            <w:b/>
            <w:noProof/>
            <w:webHidden/>
            <w:rPrChange w:id="35" w:author="陈钦成" w:date="2017-09-27T15:21:00Z">
              <w:rPr>
                <w:noProof/>
                <w:webHidden/>
              </w:rPr>
            </w:rPrChange>
          </w:rPr>
          <w:instrText xml:space="preserve"> PAGEREF _Toc494288943 \h </w:instrText>
        </w:r>
      </w:ins>
      <w:r w:rsidRPr="00173DB3">
        <w:rPr>
          <w:b/>
          <w:noProof/>
          <w:webHidden/>
          <w:rPrChange w:id="36" w:author="陈钦成" w:date="2017-09-27T15:21:00Z">
            <w:rPr>
              <w:b/>
              <w:noProof/>
              <w:webHidden/>
            </w:rPr>
          </w:rPrChange>
        </w:rPr>
      </w:r>
      <w:r w:rsidRPr="00173DB3">
        <w:rPr>
          <w:b/>
          <w:noProof/>
          <w:webHidden/>
          <w:rPrChange w:id="37" w:author="陈钦成" w:date="2017-09-27T15:21:00Z">
            <w:rPr>
              <w:noProof/>
              <w:webHidden/>
            </w:rPr>
          </w:rPrChange>
        </w:rPr>
        <w:fldChar w:fldCharType="separate"/>
      </w:r>
      <w:ins w:id="38" w:author="胡锦添" w:date="2017-12-15T21:03:00Z">
        <w:r w:rsidR="008A6754">
          <w:rPr>
            <w:b/>
            <w:noProof/>
            <w:webHidden/>
          </w:rPr>
          <w:t>1</w:t>
        </w:r>
      </w:ins>
      <w:ins w:id="39" w:author="陈钦成" w:date="2017-09-27T15:20:00Z">
        <w:del w:id="40" w:author="胡锦添" w:date="2017-09-27T15:38:00Z">
          <w:r w:rsidRPr="00173DB3" w:rsidDel="009773FE">
            <w:rPr>
              <w:b/>
              <w:noProof/>
              <w:webHidden/>
              <w:rPrChange w:id="41" w:author="陈钦成" w:date="2017-09-27T15:21:00Z">
                <w:rPr>
                  <w:noProof/>
                  <w:webHidden/>
                </w:rPr>
              </w:rPrChange>
            </w:rPr>
            <w:delText>2</w:delText>
          </w:r>
        </w:del>
        <w:r w:rsidRPr="00173DB3">
          <w:rPr>
            <w:b/>
            <w:noProof/>
            <w:webHidden/>
            <w:rPrChange w:id="42" w:author="陈钦成" w:date="2017-09-27T15:21:00Z">
              <w:rPr>
                <w:noProof/>
                <w:webHidden/>
              </w:rPr>
            </w:rPrChange>
          </w:rPr>
          <w:fldChar w:fldCharType="end"/>
        </w:r>
        <w:r w:rsidRPr="00173DB3">
          <w:rPr>
            <w:rStyle w:val="a5"/>
            <w:b/>
            <w:noProof/>
            <w:rPrChange w:id="43" w:author="陈钦成" w:date="2017-09-27T15:21:00Z">
              <w:rPr>
                <w:rStyle w:val="a5"/>
                <w:noProof/>
              </w:rPr>
            </w:rPrChange>
          </w:rPr>
          <w:fldChar w:fldCharType="end"/>
        </w:r>
      </w:ins>
    </w:p>
    <w:p w:rsidR="00173DB3" w:rsidRPr="00173DB3" w:rsidRDefault="00173DB3">
      <w:pPr>
        <w:pStyle w:val="20"/>
        <w:tabs>
          <w:tab w:val="right" w:leader="dot" w:pos="8296"/>
        </w:tabs>
        <w:spacing w:line="360" w:lineRule="auto"/>
        <w:rPr>
          <w:ins w:id="44" w:author="陈钦成" w:date="2017-09-27T15:20:00Z"/>
          <w:b/>
          <w:noProof/>
          <w:rPrChange w:id="45" w:author="陈钦成" w:date="2017-09-27T15:21:00Z">
            <w:rPr>
              <w:ins w:id="46" w:author="陈钦成" w:date="2017-09-27T15:20:00Z"/>
              <w:noProof/>
            </w:rPr>
          </w:rPrChange>
        </w:rPr>
        <w:pPrChange w:id="47" w:author="陈钦成" w:date="2017-09-27T15:21:00Z">
          <w:pPr>
            <w:pStyle w:val="20"/>
            <w:tabs>
              <w:tab w:val="right" w:leader="dot" w:pos="8296"/>
            </w:tabs>
          </w:pPr>
        </w:pPrChange>
      </w:pPr>
      <w:ins w:id="48" w:author="陈钦成" w:date="2017-09-27T15:20:00Z">
        <w:r w:rsidRPr="00173DB3">
          <w:rPr>
            <w:rStyle w:val="a5"/>
            <w:b/>
            <w:noProof/>
            <w:rPrChange w:id="49" w:author="陈钦成" w:date="2017-09-27T15:21:00Z">
              <w:rPr>
                <w:rStyle w:val="a5"/>
                <w:noProof/>
              </w:rPr>
            </w:rPrChange>
          </w:rPr>
          <w:fldChar w:fldCharType="begin"/>
        </w:r>
        <w:r w:rsidRPr="00173DB3">
          <w:rPr>
            <w:rStyle w:val="a5"/>
            <w:b/>
            <w:noProof/>
            <w:rPrChange w:id="50" w:author="陈钦成" w:date="2017-09-27T15:21:00Z">
              <w:rPr>
                <w:rStyle w:val="a5"/>
                <w:noProof/>
              </w:rPr>
            </w:rPrChange>
          </w:rPr>
          <w:instrText xml:space="preserve"> </w:instrText>
        </w:r>
        <w:r w:rsidRPr="00173DB3">
          <w:rPr>
            <w:b/>
            <w:noProof/>
            <w:rPrChange w:id="51" w:author="陈钦成" w:date="2017-09-27T15:21:00Z">
              <w:rPr>
                <w:noProof/>
              </w:rPr>
            </w:rPrChange>
          </w:rPr>
          <w:instrText>HYPERLINK \l "_Toc494288944"</w:instrText>
        </w:r>
        <w:r w:rsidRPr="00173DB3">
          <w:rPr>
            <w:rStyle w:val="a5"/>
            <w:b/>
            <w:noProof/>
            <w:rPrChange w:id="52" w:author="陈钦成" w:date="2017-09-27T15:21:00Z">
              <w:rPr>
                <w:rStyle w:val="a5"/>
                <w:noProof/>
              </w:rPr>
            </w:rPrChange>
          </w:rPr>
          <w:instrText xml:space="preserve"> </w:instrText>
        </w:r>
        <w:r w:rsidRPr="00173DB3">
          <w:rPr>
            <w:rStyle w:val="a5"/>
            <w:b/>
            <w:noProof/>
            <w:rPrChange w:id="53" w:author="陈钦成" w:date="2017-09-27T15:21:00Z">
              <w:rPr>
                <w:rStyle w:val="a5"/>
                <w:noProof/>
              </w:rPr>
            </w:rPrChange>
          </w:rPr>
          <w:fldChar w:fldCharType="separate"/>
        </w:r>
        <w:r w:rsidRPr="00173DB3">
          <w:rPr>
            <w:rStyle w:val="a5"/>
            <w:b/>
            <w:noProof/>
          </w:rPr>
          <w:t>1.2</w:t>
        </w:r>
        <w:r w:rsidRPr="00173DB3">
          <w:rPr>
            <w:rStyle w:val="a5"/>
            <w:rFonts w:hint="eastAsia"/>
            <w:b/>
            <w:noProof/>
          </w:rPr>
          <w:t>系统主要功能</w:t>
        </w:r>
        <w:r w:rsidRPr="00173DB3">
          <w:rPr>
            <w:b/>
            <w:noProof/>
            <w:webHidden/>
            <w:rPrChange w:id="54" w:author="陈钦成" w:date="2017-09-27T15:21:00Z">
              <w:rPr>
                <w:noProof/>
                <w:webHidden/>
              </w:rPr>
            </w:rPrChange>
          </w:rPr>
          <w:tab/>
        </w:r>
        <w:r w:rsidRPr="00173DB3">
          <w:rPr>
            <w:b/>
            <w:noProof/>
            <w:webHidden/>
            <w:rPrChange w:id="55" w:author="陈钦成" w:date="2017-09-27T15:21:00Z">
              <w:rPr>
                <w:noProof/>
                <w:webHidden/>
              </w:rPr>
            </w:rPrChange>
          </w:rPr>
          <w:fldChar w:fldCharType="begin"/>
        </w:r>
        <w:r w:rsidRPr="00173DB3">
          <w:rPr>
            <w:b/>
            <w:noProof/>
            <w:webHidden/>
            <w:rPrChange w:id="56" w:author="陈钦成" w:date="2017-09-27T15:21:00Z">
              <w:rPr>
                <w:noProof/>
                <w:webHidden/>
              </w:rPr>
            </w:rPrChange>
          </w:rPr>
          <w:instrText xml:space="preserve"> PAGEREF _Toc494288944 \h </w:instrText>
        </w:r>
      </w:ins>
      <w:r w:rsidRPr="00173DB3">
        <w:rPr>
          <w:b/>
          <w:noProof/>
          <w:webHidden/>
          <w:rPrChange w:id="57" w:author="陈钦成" w:date="2017-09-27T15:21:00Z">
            <w:rPr>
              <w:b/>
              <w:noProof/>
              <w:webHidden/>
            </w:rPr>
          </w:rPrChange>
        </w:rPr>
      </w:r>
      <w:r w:rsidRPr="00173DB3">
        <w:rPr>
          <w:b/>
          <w:noProof/>
          <w:webHidden/>
          <w:rPrChange w:id="58" w:author="陈钦成" w:date="2017-09-27T15:21:00Z">
            <w:rPr>
              <w:noProof/>
              <w:webHidden/>
            </w:rPr>
          </w:rPrChange>
        </w:rPr>
        <w:fldChar w:fldCharType="separate"/>
      </w:r>
      <w:ins w:id="59" w:author="胡锦添" w:date="2017-12-15T21:03:00Z">
        <w:r w:rsidR="008A6754">
          <w:rPr>
            <w:b/>
            <w:noProof/>
            <w:webHidden/>
          </w:rPr>
          <w:t>1</w:t>
        </w:r>
      </w:ins>
      <w:ins w:id="60" w:author="陈钦成" w:date="2017-09-27T15:20:00Z">
        <w:del w:id="61" w:author="胡锦添" w:date="2017-09-27T15:38:00Z">
          <w:r w:rsidRPr="00173DB3" w:rsidDel="009773FE">
            <w:rPr>
              <w:b/>
              <w:noProof/>
              <w:webHidden/>
              <w:rPrChange w:id="62" w:author="陈钦成" w:date="2017-09-27T15:21:00Z">
                <w:rPr>
                  <w:noProof/>
                  <w:webHidden/>
                </w:rPr>
              </w:rPrChange>
            </w:rPr>
            <w:delText>3</w:delText>
          </w:r>
        </w:del>
        <w:r w:rsidRPr="00173DB3">
          <w:rPr>
            <w:b/>
            <w:noProof/>
            <w:webHidden/>
            <w:rPrChange w:id="63" w:author="陈钦成" w:date="2017-09-27T15:21:00Z">
              <w:rPr>
                <w:noProof/>
                <w:webHidden/>
              </w:rPr>
            </w:rPrChange>
          </w:rPr>
          <w:fldChar w:fldCharType="end"/>
        </w:r>
        <w:r w:rsidRPr="00173DB3">
          <w:rPr>
            <w:rStyle w:val="a5"/>
            <w:b/>
            <w:noProof/>
            <w:rPrChange w:id="64" w:author="陈钦成" w:date="2017-09-27T15:21:00Z">
              <w:rPr>
                <w:rStyle w:val="a5"/>
                <w:noProof/>
              </w:rPr>
            </w:rPrChange>
          </w:rPr>
          <w:fldChar w:fldCharType="end"/>
        </w:r>
      </w:ins>
    </w:p>
    <w:p w:rsidR="00173DB3" w:rsidRPr="00173DB3" w:rsidRDefault="00173DB3">
      <w:pPr>
        <w:pStyle w:val="10"/>
        <w:spacing w:line="360" w:lineRule="auto"/>
        <w:rPr>
          <w:ins w:id="65" w:author="陈钦成" w:date="2017-09-27T15:20:00Z"/>
          <w:b/>
          <w:noProof/>
          <w:sz w:val="21"/>
          <w:rPrChange w:id="66" w:author="陈钦成" w:date="2017-09-27T15:21:00Z">
            <w:rPr>
              <w:ins w:id="67" w:author="陈钦成" w:date="2017-09-27T15:20:00Z"/>
              <w:noProof/>
              <w:sz w:val="21"/>
            </w:rPr>
          </w:rPrChange>
        </w:rPr>
        <w:pPrChange w:id="68" w:author="陈钦成" w:date="2017-09-27T15:21:00Z">
          <w:pPr>
            <w:pStyle w:val="10"/>
          </w:pPr>
        </w:pPrChange>
      </w:pPr>
      <w:ins w:id="69" w:author="陈钦成" w:date="2017-09-27T15:20:00Z">
        <w:r w:rsidRPr="00173DB3">
          <w:rPr>
            <w:rStyle w:val="a5"/>
            <w:b/>
            <w:noProof/>
            <w:rPrChange w:id="70" w:author="陈钦成" w:date="2017-09-27T15:21:00Z">
              <w:rPr>
                <w:rStyle w:val="a5"/>
                <w:noProof/>
              </w:rPr>
            </w:rPrChange>
          </w:rPr>
          <w:fldChar w:fldCharType="begin"/>
        </w:r>
        <w:r w:rsidRPr="00173DB3">
          <w:rPr>
            <w:rStyle w:val="a5"/>
            <w:b/>
            <w:noProof/>
            <w:rPrChange w:id="71" w:author="陈钦成" w:date="2017-09-27T15:21:00Z">
              <w:rPr>
                <w:rStyle w:val="a5"/>
                <w:noProof/>
              </w:rPr>
            </w:rPrChange>
          </w:rPr>
          <w:instrText xml:space="preserve"> </w:instrText>
        </w:r>
        <w:r w:rsidRPr="00173DB3">
          <w:rPr>
            <w:b/>
            <w:noProof/>
            <w:rPrChange w:id="72" w:author="陈钦成" w:date="2017-09-27T15:21:00Z">
              <w:rPr>
                <w:noProof/>
              </w:rPr>
            </w:rPrChange>
          </w:rPr>
          <w:instrText>HYPERLINK \l "_Toc494288945"</w:instrText>
        </w:r>
        <w:r w:rsidRPr="00173DB3">
          <w:rPr>
            <w:rStyle w:val="a5"/>
            <w:b/>
            <w:noProof/>
            <w:rPrChange w:id="73" w:author="陈钦成" w:date="2017-09-27T15:21:00Z">
              <w:rPr>
                <w:rStyle w:val="a5"/>
                <w:noProof/>
              </w:rPr>
            </w:rPrChange>
          </w:rPr>
          <w:instrText xml:space="preserve"> </w:instrText>
        </w:r>
        <w:r w:rsidRPr="00173DB3">
          <w:rPr>
            <w:rStyle w:val="a5"/>
            <w:b/>
            <w:noProof/>
            <w:rPrChange w:id="74" w:author="陈钦成" w:date="2017-09-27T15:21:00Z">
              <w:rPr>
                <w:rStyle w:val="a5"/>
                <w:noProof/>
              </w:rPr>
            </w:rPrChange>
          </w:rPr>
          <w:fldChar w:fldCharType="separate"/>
        </w:r>
        <w:r w:rsidRPr="00173DB3">
          <w:rPr>
            <w:rStyle w:val="a5"/>
            <w:b/>
            <w:noProof/>
          </w:rPr>
          <w:t>2.</w:t>
        </w:r>
        <w:r w:rsidRPr="00173DB3">
          <w:rPr>
            <w:b/>
            <w:noProof/>
            <w:sz w:val="21"/>
            <w:rPrChange w:id="75" w:author="陈钦成" w:date="2017-09-27T15:21:00Z">
              <w:rPr>
                <w:noProof/>
                <w:sz w:val="21"/>
              </w:rPr>
            </w:rPrChange>
          </w:rPr>
          <w:tab/>
        </w:r>
        <w:r w:rsidRPr="00173DB3">
          <w:rPr>
            <w:rStyle w:val="a5"/>
            <w:rFonts w:hint="eastAsia"/>
            <w:b/>
            <w:noProof/>
          </w:rPr>
          <w:t>系统操作</w:t>
        </w:r>
        <w:r w:rsidRPr="00173DB3">
          <w:rPr>
            <w:b/>
            <w:noProof/>
            <w:webHidden/>
            <w:rPrChange w:id="76" w:author="陈钦成" w:date="2017-09-27T15:21:00Z">
              <w:rPr>
                <w:noProof/>
                <w:webHidden/>
              </w:rPr>
            </w:rPrChange>
          </w:rPr>
          <w:tab/>
        </w:r>
        <w:r w:rsidRPr="00173DB3">
          <w:rPr>
            <w:b/>
            <w:noProof/>
            <w:webHidden/>
            <w:rPrChange w:id="77" w:author="陈钦成" w:date="2017-09-27T15:21:00Z">
              <w:rPr>
                <w:noProof/>
                <w:webHidden/>
              </w:rPr>
            </w:rPrChange>
          </w:rPr>
          <w:fldChar w:fldCharType="begin"/>
        </w:r>
        <w:r w:rsidRPr="00173DB3">
          <w:rPr>
            <w:b/>
            <w:noProof/>
            <w:webHidden/>
            <w:rPrChange w:id="78" w:author="陈钦成" w:date="2017-09-27T15:21:00Z">
              <w:rPr>
                <w:noProof/>
                <w:webHidden/>
              </w:rPr>
            </w:rPrChange>
          </w:rPr>
          <w:instrText xml:space="preserve"> PAGEREF _Toc494288945 \h </w:instrText>
        </w:r>
      </w:ins>
      <w:r w:rsidRPr="00173DB3">
        <w:rPr>
          <w:b/>
          <w:noProof/>
          <w:webHidden/>
          <w:rPrChange w:id="79" w:author="陈钦成" w:date="2017-09-27T15:21:00Z">
            <w:rPr>
              <w:b/>
              <w:noProof/>
              <w:webHidden/>
            </w:rPr>
          </w:rPrChange>
        </w:rPr>
      </w:r>
      <w:r w:rsidRPr="00173DB3">
        <w:rPr>
          <w:b/>
          <w:noProof/>
          <w:webHidden/>
          <w:rPrChange w:id="80" w:author="陈钦成" w:date="2017-09-27T15:21:00Z">
            <w:rPr>
              <w:noProof/>
              <w:webHidden/>
            </w:rPr>
          </w:rPrChange>
        </w:rPr>
        <w:fldChar w:fldCharType="separate"/>
      </w:r>
      <w:ins w:id="81" w:author="胡锦添" w:date="2017-12-15T21:03:00Z">
        <w:r w:rsidR="008A6754">
          <w:rPr>
            <w:b/>
            <w:noProof/>
            <w:webHidden/>
          </w:rPr>
          <w:t>2</w:t>
        </w:r>
      </w:ins>
      <w:ins w:id="82" w:author="陈钦成" w:date="2017-09-27T15:20:00Z">
        <w:del w:id="83" w:author="胡锦添" w:date="2017-09-27T15:38:00Z">
          <w:r w:rsidRPr="00173DB3" w:rsidDel="009773FE">
            <w:rPr>
              <w:b/>
              <w:noProof/>
              <w:webHidden/>
              <w:rPrChange w:id="84" w:author="陈钦成" w:date="2017-09-27T15:21:00Z">
                <w:rPr>
                  <w:noProof/>
                  <w:webHidden/>
                </w:rPr>
              </w:rPrChange>
            </w:rPr>
            <w:delText>4</w:delText>
          </w:r>
        </w:del>
        <w:r w:rsidRPr="00173DB3">
          <w:rPr>
            <w:b/>
            <w:noProof/>
            <w:webHidden/>
            <w:rPrChange w:id="85" w:author="陈钦成" w:date="2017-09-27T15:21:00Z">
              <w:rPr>
                <w:noProof/>
                <w:webHidden/>
              </w:rPr>
            </w:rPrChange>
          </w:rPr>
          <w:fldChar w:fldCharType="end"/>
        </w:r>
        <w:r w:rsidRPr="00173DB3">
          <w:rPr>
            <w:rStyle w:val="a5"/>
            <w:b/>
            <w:noProof/>
            <w:rPrChange w:id="86" w:author="陈钦成" w:date="2017-09-27T15:21:00Z">
              <w:rPr>
                <w:rStyle w:val="a5"/>
                <w:noProof/>
              </w:rPr>
            </w:rPrChange>
          </w:rPr>
          <w:fldChar w:fldCharType="end"/>
        </w:r>
      </w:ins>
    </w:p>
    <w:p w:rsidR="00173DB3" w:rsidRPr="00173DB3" w:rsidRDefault="00173DB3">
      <w:pPr>
        <w:pStyle w:val="20"/>
        <w:tabs>
          <w:tab w:val="right" w:leader="dot" w:pos="8296"/>
        </w:tabs>
        <w:spacing w:line="360" w:lineRule="auto"/>
        <w:rPr>
          <w:ins w:id="87" w:author="陈钦成" w:date="2017-09-27T15:20:00Z"/>
          <w:b/>
          <w:noProof/>
          <w:rPrChange w:id="88" w:author="陈钦成" w:date="2017-09-27T15:21:00Z">
            <w:rPr>
              <w:ins w:id="89" w:author="陈钦成" w:date="2017-09-27T15:20:00Z"/>
              <w:noProof/>
            </w:rPr>
          </w:rPrChange>
        </w:rPr>
        <w:pPrChange w:id="90" w:author="陈钦成" w:date="2017-09-27T15:21:00Z">
          <w:pPr>
            <w:pStyle w:val="20"/>
            <w:tabs>
              <w:tab w:val="right" w:leader="dot" w:pos="8296"/>
            </w:tabs>
          </w:pPr>
        </w:pPrChange>
      </w:pPr>
      <w:ins w:id="91" w:author="陈钦成" w:date="2017-09-27T15:20:00Z">
        <w:r w:rsidRPr="00173DB3">
          <w:rPr>
            <w:rStyle w:val="a5"/>
            <w:b/>
            <w:noProof/>
            <w:rPrChange w:id="92" w:author="陈钦成" w:date="2017-09-27T15:21:00Z">
              <w:rPr>
                <w:rStyle w:val="a5"/>
                <w:noProof/>
              </w:rPr>
            </w:rPrChange>
          </w:rPr>
          <w:fldChar w:fldCharType="begin"/>
        </w:r>
        <w:r w:rsidRPr="00173DB3">
          <w:rPr>
            <w:rStyle w:val="a5"/>
            <w:b/>
            <w:noProof/>
            <w:rPrChange w:id="93" w:author="陈钦成" w:date="2017-09-27T15:21:00Z">
              <w:rPr>
                <w:rStyle w:val="a5"/>
                <w:noProof/>
              </w:rPr>
            </w:rPrChange>
          </w:rPr>
          <w:instrText xml:space="preserve"> </w:instrText>
        </w:r>
        <w:r w:rsidRPr="00173DB3">
          <w:rPr>
            <w:b/>
            <w:noProof/>
            <w:rPrChange w:id="94" w:author="陈钦成" w:date="2017-09-27T15:21:00Z">
              <w:rPr>
                <w:noProof/>
              </w:rPr>
            </w:rPrChange>
          </w:rPr>
          <w:instrText>HYPERLINK \l "_Toc494288946"</w:instrText>
        </w:r>
        <w:r w:rsidRPr="00173DB3">
          <w:rPr>
            <w:rStyle w:val="a5"/>
            <w:b/>
            <w:noProof/>
            <w:rPrChange w:id="95" w:author="陈钦成" w:date="2017-09-27T15:21:00Z">
              <w:rPr>
                <w:rStyle w:val="a5"/>
                <w:noProof/>
              </w:rPr>
            </w:rPrChange>
          </w:rPr>
          <w:instrText xml:space="preserve"> </w:instrText>
        </w:r>
        <w:r w:rsidRPr="00173DB3">
          <w:rPr>
            <w:rStyle w:val="a5"/>
            <w:b/>
            <w:noProof/>
            <w:rPrChange w:id="96" w:author="陈钦成" w:date="2017-09-27T15:21:00Z">
              <w:rPr>
                <w:rStyle w:val="a5"/>
                <w:noProof/>
              </w:rPr>
            </w:rPrChange>
          </w:rPr>
          <w:fldChar w:fldCharType="separate"/>
        </w:r>
        <w:r w:rsidRPr="00173DB3">
          <w:rPr>
            <w:rStyle w:val="a5"/>
            <w:b/>
            <w:noProof/>
            <w:rPrChange w:id="97" w:author="陈钦成" w:date="2017-09-27T15:21:00Z">
              <w:rPr>
                <w:rStyle w:val="a5"/>
                <w:noProof/>
              </w:rPr>
            </w:rPrChange>
          </w:rPr>
          <w:t xml:space="preserve">2.1 </w:t>
        </w:r>
        <w:r w:rsidRPr="00173DB3">
          <w:rPr>
            <w:rStyle w:val="a5"/>
            <w:rFonts w:hint="eastAsia"/>
            <w:b/>
            <w:noProof/>
            <w:rPrChange w:id="98" w:author="陈钦成" w:date="2017-09-27T15:21:00Z">
              <w:rPr>
                <w:rStyle w:val="a5"/>
                <w:rFonts w:hint="eastAsia"/>
                <w:noProof/>
              </w:rPr>
            </w:rPrChange>
          </w:rPr>
          <w:t>登录界面</w:t>
        </w:r>
        <w:r w:rsidRPr="00173DB3">
          <w:rPr>
            <w:b/>
            <w:noProof/>
            <w:webHidden/>
            <w:rPrChange w:id="99" w:author="陈钦成" w:date="2017-09-27T15:21:00Z">
              <w:rPr>
                <w:noProof/>
                <w:webHidden/>
              </w:rPr>
            </w:rPrChange>
          </w:rPr>
          <w:tab/>
        </w:r>
        <w:r w:rsidRPr="00173DB3">
          <w:rPr>
            <w:b/>
            <w:noProof/>
            <w:webHidden/>
            <w:rPrChange w:id="100" w:author="陈钦成" w:date="2017-09-27T15:21:00Z">
              <w:rPr>
                <w:noProof/>
                <w:webHidden/>
              </w:rPr>
            </w:rPrChange>
          </w:rPr>
          <w:fldChar w:fldCharType="begin"/>
        </w:r>
        <w:r w:rsidRPr="00173DB3">
          <w:rPr>
            <w:b/>
            <w:noProof/>
            <w:webHidden/>
            <w:rPrChange w:id="101" w:author="陈钦成" w:date="2017-09-27T15:21:00Z">
              <w:rPr>
                <w:noProof/>
                <w:webHidden/>
              </w:rPr>
            </w:rPrChange>
          </w:rPr>
          <w:instrText xml:space="preserve"> PAGEREF _Toc494288946 \h </w:instrText>
        </w:r>
      </w:ins>
      <w:r w:rsidRPr="00173DB3">
        <w:rPr>
          <w:b/>
          <w:noProof/>
          <w:webHidden/>
          <w:rPrChange w:id="102" w:author="陈钦成" w:date="2017-09-27T15:21:00Z">
            <w:rPr>
              <w:b/>
              <w:noProof/>
              <w:webHidden/>
            </w:rPr>
          </w:rPrChange>
        </w:rPr>
      </w:r>
      <w:r w:rsidRPr="00173DB3">
        <w:rPr>
          <w:b/>
          <w:noProof/>
          <w:webHidden/>
          <w:rPrChange w:id="103" w:author="陈钦成" w:date="2017-09-27T15:21:00Z">
            <w:rPr>
              <w:noProof/>
              <w:webHidden/>
            </w:rPr>
          </w:rPrChange>
        </w:rPr>
        <w:fldChar w:fldCharType="separate"/>
      </w:r>
      <w:ins w:id="104" w:author="胡锦添" w:date="2017-12-15T21:03:00Z">
        <w:r w:rsidR="008A6754">
          <w:rPr>
            <w:b/>
            <w:noProof/>
            <w:webHidden/>
          </w:rPr>
          <w:t>2</w:t>
        </w:r>
      </w:ins>
      <w:ins w:id="105" w:author="陈钦成" w:date="2017-09-27T15:20:00Z">
        <w:del w:id="106" w:author="胡锦添" w:date="2017-09-27T15:38:00Z">
          <w:r w:rsidRPr="00173DB3" w:rsidDel="009773FE">
            <w:rPr>
              <w:b/>
              <w:noProof/>
              <w:webHidden/>
              <w:rPrChange w:id="107" w:author="陈钦成" w:date="2017-09-27T15:21:00Z">
                <w:rPr>
                  <w:noProof/>
                  <w:webHidden/>
                </w:rPr>
              </w:rPrChange>
            </w:rPr>
            <w:delText>4</w:delText>
          </w:r>
        </w:del>
        <w:r w:rsidRPr="00173DB3">
          <w:rPr>
            <w:b/>
            <w:noProof/>
            <w:webHidden/>
            <w:rPrChange w:id="108" w:author="陈钦成" w:date="2017-09-27T15:21:00Z">
              <w:rPr>
                <w:noProof/>
                <w:webHidden/>
              </w:rPr>
            </w:rPrChange>
          </w:rPr>
          <w:fldChar w:fldCharType="end"/>
        </w:r>
        <w:r w:rsidRPr="00173DB3">
          <w:rPr>
            <w:rStyle w:val="a5"/>
            <w:b/>
            <w:noProof/>
            <w:rPrChange w:id="109" w:author="陈钦成" w:date="2017-09-27T15:21:00Z">
              <w:rPr>
                <w:rStyle w:val="a5"/>
                <w:noProof/>
              </w:rPr>
            </w:rPrChange>
          </w:rPr>
          <w:fldChar w:fldCharType="end"/>
        </w:r>
      </w:ins>
    </w:p>
    <w:p w:rsidR="00173DB3" w:rsidRPr="00173DB3" w:rsidRDefault="00173DB3">
      <w:pPr>
        <w:pStyle w:val="20"/>
        <w:tabs>
          <w:tab w:val="right" w:leader="dot" w:pos="8296"/>
        </w:tabs>
        <w:spacing w:line="360" w:lineRule="auto"/>
        <w:rPr>
          <w:ins w:id="110" w:author="陈钦成" w:date="2017-09-27T15:20:00Z"/>
          <w:b/>
          <w:noProof/>
          <w:rPrChange w:id="111" w:author="陈钦成" w:date="2017-09-27T15:21:00Z">
            <w:rPr>
              <w:ins w:id="112" w:author="陈钦成" w:date="2017-09-27T15:20:00Z"/>
              <w:noProof/>
            </w:rPr>
          </w:rPrChange>
        </w:rPr>
        <w:pPrChange w:id="113" w:author="陈钦成" w:date="2017-09-27T15:21:00Z">
          <w:pPr>
            <w:pStyle w:val="20"/>
            <w:tabs>
              <w:tab w:val="right" w:leader="dot" w:pos="8296"/>
            </w:tabs>
          </w:pPr>
        </w:pPrChange>
      </w:pPr>
      <w:ins w:id="114" w:author="陈钦成" w:date="2017-09-27T15:20:00Z">
        <w:r w:rsidRPr="00173DB3">
          <w:rPr>
            <w:rStyle w:val="a5"/>
            <w:b/>
            <w:noProof/>
            <w:rPrChange w:id="115" w:author="陈钦成" w:date="2017-09-27T15:21:00Z">
              <w:rPr>
                <w:rStyle w:val="a5"/>
                <w:noProof/>
              </w:rPr>
            </w:rPrChange>
          </w:rPr>
          <w:fldChar w:fldCharType="begin"/>
        </w:r>
        <w:r w:rsidRPr="00173DB3">
          <w:rPr>
            <w:rStyle w:val="a5"/>
            <w:b/>
            <w:noProof/>
            <w:rPrChange w:id="116" w:author="陈钦成" w:date="2017-09-27T15:21:00Z">
              <w:rPr>
                <w:rStyle w:val="a5"/>
                <w:noProof/>
              </w:rPr>
            </w:rPrChange>
          </w:rPr>
          <w:instrText xml:space="preserve"> </w:instrText>
        </w:r>
        <w:r w:rsidRPr="00173DB3">
          <w:rPr>
            <w:b/>
            <w:noProof/>
            <w:rPrChange w:id="117" w:author="陈钦成" w:date="2017-09-27T15:21:00Z">
              <w:rPr>
                <w:noProof/>
              </w:rPr>
            </w:rPrChange>
          </w:rPr>
          <w:instrText>HYPERLINK \l "_Toc494288947"</w:instrText>
        </w:r>
        <w:r w:rsidRPr="00173DB3">
          <w:rPr>
            <w:rStyle w:val="a5"/>
            <w:b/>
            <w:noProof/>
            <w:rPrChange w:id="118" w:author="陈钦成" w:date="2017-09-27T15:21:00Z">
              <w:rPr>
                <w:rStyle w:val="a5"/>
                <w:noProof/>
              </w:rPr>
            </w:rPrChange>
          </w:rPr>
          <w:instrText xml:space="preserve"> </w:instrText>
        </w:r>
        <w:r w:rsidRPr="00173DB3">
          <w:rPr>
            <w:rStyle w:val="a5"/>
            <w:b/>
            <w:noProof/>
            <w:rPrChange w:id="119" w:author="陈钦成" w:date="2017-09-27T15:21:00Z">
              <w:rPr>
                <w:rStyle w:val="a5"/>
                <w:noProof/>
              </w:rPr>
            </w:rPrChange>
          </w:rPr>
          <w:fldChar w:fldCharType="separate"/>
        </w:r>
        <w:r w:rsidRPr="00173DB3">
          <w:rPr>
            <w:rStyle w:val="a5"/>
            <w:b/>
            <w:noProof/>
            <w:rPrChange w:id="120" w:author="陈钦成" w:date="2017-09-27T15:21:00Z">
              <w:rPr>
                <w:rStyle w:val="a5"/>
                <w:noProof/>
              </w:rPr>
            </w:rPrChange>
          </w:rPr>
          <w:t xml:space="preserve">2.2 </w:t>
        </w:r>
        <w:r w:rsidRPr="00173DB3">
          <w:rPr>
            <w:rStyle w:val="a5"/>
            <w:rFonts w:hint="eastAsia"/>
            <w:b/>
            <w:noProof/>
            <w:rPrChange w:id="121" w:author="陈钦成" w:date="2017-09-27T15:21:00Z">
              <w:rPr>
                <w:rStyle w:val="a5"/>
                <w:rFonts w:hint="eastAsia"/>
                <w:noProof/>
              </w:rPr>
            </w:rPrChange>
          </w:rPr>
          <w:t>主界面说明</w:t>
        </w:r>
        <w:r w:rsidRPr="00173DB3">
          <w:rPr>
            <w:b/>
            <w:noProof/>
            <w:webHidden/>
            <w:rPrChange w:id="122" w:author="陈钦成" w:date="2017-09-27T15:21:00Z">
              <w:rPr>
                <w:noProof/>
                <w:webHidden/>
              </w:rPr>
            </w:rPrChange>
          </w:rPr>
          <w:tab/>
        </w:r>
        <w:r w:rsidRPr="00173DB3">
          <w:rPr>
            <w:b/>
            <w:noProof/>
            <w:webHidden/>
            <w:rPrChange w:id="123" w:author="陈钦成" w:date="2017-09-27T15:21:00Z">
              <w:rPr>
                <w:noProof/>
                <w:webHidden/>
              </w:rPr>
            </w:rPrChange>
          </w:rPr>
          <w:fldChar w:fldCharType="begin"/>
        </w:r>
        <w:r w:rsidRPr="00173DB3">
          <w:rPr>
            <w:b/>
            <w:noProof/>
            <w:webHidden/>
            <w:rPrChange w:id="124" w:author="陈钦成" w:date="2017-09-27T15:21:00Z">
              <w:rPr>
                <w:noProof/>
                <w:webHidden/>
              </w:rPr>
            </w:rPrChange>
          </w:rPr>
          <w:instrText xml:space="preserve"> PAGEREF _Toc494288947 \h </w:instrText>
        </w:r>
      </w:ins>
      <w:r w:rsidRPr="00173DB3">
        <w:rPr>
          <w:b/>
          <w:noProof/>
          <w:webHidden/>
          <w:rPrChange w:id="125" w:author="陈钦成" w:date="2017-09-27T15:21:00Z">
            <w:rPr>
              <w:b/>
              <w:noProof/>
              <w:webHidden/>
            </w:rPr>
          </w:rPrChange>
        </w:rPr>
      </w:r>
      <w:r w:rsidRPr="00173DB3">
        <w:rPr>
          <w:b/>
          <w:noProof/>
          <w:webHidden/>
          <w:rPrChange w:id="126" w:author="陈钦成" w:date="2017-09-27T15:21:00Z">
            <w:rPr>
              <w:noProof/>
              <w:webHidden/>
            </w:rPr>
          </w:rPrChange>
        </w:rPr>
        <w:fldChar w:fldCharType="separate"/>
      </w:r>
      <w:ins w:id="127" w:author="胡锦添" w:date="2017-12-15T21:03:00Z">
        <w:r w:rsidR="008A6754">
          <w:rPr>
            <w:b/>
            <w:noProof/>
            <w:webHidden/>
          </w:rPr>
          <w:t>2</w:t>
        </w:r>
      </w:ins>
      <w:ins w:id="128" w:author="陈钦成" w:date="2017-09-27T15:20:00Z">
        <w:del w:id="129" w:author="胡锦添" w:date="2017-09-27T15:38:00Z">
          <w:r w:rsidRPr="00173DB3" w:rsidDel="009773FE">
            <w:rPr>
              <w:b/>
              <w:noProof/>
              <w:webHidden/>
              <w:rPrChange w:id="130" w:author="陈钦成" w:date="2017-09-27T15:21:00Z">
                <w:rPr>
                  <w:noProof/>
                  <w:webHidden/>
                </w:rPr>
              </w:rPrChange>
            </w:rPr>
            <w:delText>4</w:delText>
          </w:r>
        </w:del>
        <w:r w:rsidRPr="00173DB3">
          <w:rPr>
            <w:b/>
            <w:noProof/>
            <w:webHidden/>
            <w:rPrChange w:id="131" w:author="陈钦成" w:date="2017-09-27T15:21:00Z">
              <w:rPr>
                <w:noProof/>
                <w:webHidden/>
              </w:rPr>
            </w:rPrChange>
          </w:rPr>
          <w:fldChar w:fldCharType="end"/>
        </w:r>
        <w:r w:rsidRPr="00173DB3">
          <w:rPr>
            <w:rStyle w:val="a5"/>
            <w:b/>
            <w:noProof/>
            <w:rPrChange w:id="132" w:author="陈钦成" w:date="2017-09-27T15:21:00Z">
              <w:rPr>
                <w:rStyle w:val="a5"/>
                <w:noProof/>
              </w:rPr>
            </w:rPrChange>
          </w:rPr>
          <w:fldChar w:fldCharType="end"/>
        </w:r>
      </w:ins>
    </w:p>
    <w:p w:rsidR="00173DB3" w:rsidRPr="00173DB3" w:rsidRDefault="00173DB3">
      <w:pPr>
        <w:pStyle w:val="30"/>
        <w:tabs>
          <w:tab w:val="right" w:leader="dot" w:pos="8296"/>
        </w:tabs>
        <w:spacing w:line="360" w:lineRule="auto"/>
        <w:rPr>
          <w:ins w:id="133" w:author="陈钦成" w:date="2017-09-27T15:20:00Z"/>
          <w:b/>
          <w:noProof/>
          <w:rPrChange w:id="134" w:author="陈钦成" w:date="2017-09-27T15:21:00Z">
            <w:rPr>
              <w:ins w:id="135" w:author="陈钦成" w:date="2017-09-27T15:20:00Z"/>
              <w:noProof/>
            </w:rPr>
          </w:rPrChange>
        </w:rPr>
        <w:pPrChange w:id="136" w:author="陈钦成" w:date="2017-09-27T15:21:00Z">
          <w:pPr>
            <w:pStyle w:val="30"/>
            <w:tabs>
              <w:tab w:val="right" w:leader="dot" w:pos="8296"/>
            </w:tabs>
          </w:pPr>
        </w:pPrChange>
      </w:pPr>
      <w:ins w:id="137" w:author="陈钦成" w:date="2017-09-27T15:20:00Z">
        <w:r w:rsidRPr="00173DB3">
          <w:rPr>
            <w:rStyle w:val="a5"/>
            <w:b/>
            <w:noProof/>
            <w:rPrChange w:id="138" w:author="陈钦成" w:date="2017-09-27T15:21:00Z">
              <w:rPr>
                <w:rStyle w:val="a5"/>
                <w:noProof/>
              </w:rPr>
            </w:rPrChange>
          </w:rPr>
          <w:fldChar w:fldCharType="begin"/>
        </w:r>
        <w:r w:rsidRPr="00173DB3">
          <w:rPr>
            <w:rStyle w:val="a5"/>
            <w:b/>
            <w:noProof/>
            <w:rPrChange w:id="139" w:author="陈钦成" w:date="2017-09-27T15:21:00Z">
              <w:rPr>
                <w:rStyle w:val="a5"/>
                <w:noProof/>
              </w:rPr>
            </w:rPrChange>
          </w:rPr>
          <w:instrText xml:space="preserve"> </w:instrText>
        </w:r>
        <w:r w:rsidRPr="00173DB3">
          <w:rPr>
            <w:b/>
            <w:noProof/>
            <w:rPrChange w:id="140" w:author="陈钦成" w:date="2017-09-27T15:21:00Z">
              <w:rPr>
                <w:noProof/>
              </w:rPr>
            </w:rPrChange>
          </w:rPr>
          <w:instrText>HYPERLINK \l "_Toc494288948"</w:instrText>
        </w:r>
        <w:r w:rsidRPr="00173DB3">
          <w:rPr>
            <w:rStyle w:val="a5"/>
            <w:b/>
            <w:noProof/>
            <w:rPrChange w:id="141" w:author="陈钦成" w:date="2017-09-27T15:21:00Z">
              <w:rPr>
                <w:rStyle w:val="a5"/>
                <w:noProof/>
              </w:rPr>
            </w:rPrChange>
          </w:rPr>
          <w:instrText xml:space="preserve"> </w:instrText>
        </w:r>
        <w:r w:rsidRPr="00173DB3">
          <w:rPr>
            <w:rStyle w:val="a5"/>
            <w:b/>
            <w:noProof/>
            <w:rPrChange w:id="142" w:author="陈钦成" w:date="2017-09-27T15:21:00Z">
              <w:rPr>
                <w:rStyle w:val="a5"/>
                <w:noProof/>
              </w:rPr>
            </w:rPrChange>
          </w:rPr>
          <w:fldChar w:fldCharType="separate"/>
        </w:r>
        <w:r w:rsidRPr="00173DB3">
          <w:rPr>
            <w:rStyle w:val="a5"/>
            <w:b/>
            <w:noProof/>
            <w:rPrChange w:id="143" w:author="陈钦成" w:date="2017-09-27T15:21:00Z">
              <w:rPr>
                <w:rStyle w:val="a5"/>
                <w:noProof/>
              </w:rPr>
            </w:rPrChange>
          </w:rPr>
          <w:t xml:space="preserve">2.2.1 </w:t>
        </w:r>
        <w:r w:rsidRPr="00173DB3">
          <w:rPr>
            <w:rStyle w:val="a5"/>
            <w:rFonts w:hint="eastAsia"/>
            <w:b/>
            <w:noProof/>
            <w:rPrChange w:id="144" w:author="陈钦成" w:date="2017-09-27T15:21:00Z">
              <w:rPr>
                <w:rStyle w:val="a5"/>
                <w:rFonts w:hint="eastAsia"/>
                <w:noProof/>
              </w:rPr>
            </w:rPrChange>
          </w:rPr>
          <w:t>操作区</w:t>
        </w:r>
        <w:r w:rsidRPr="00173DB3">
          <w:rPr>
            <w:b/>
            <w:noProof/>
            <w:webHidden/>
            <w:rPrChange w:id="145" w:author="陈钦成" w:date="2017-09-27T15:21:00Z">
              <w:rPr>
                <w:noProof/>
                <w:webHidden/>
              </w:rPr>
            </w:rPrChange>
          </w:rPr>
          <w:tab/>
        </w:r>
        <w:r w:rsidRPr="00173DB3">
          <w:rPr>
            <w:b/>
            <w:noProof/>
            <w:webHidden/>
            <w:rPrChange w:id="146" w:author="陈钦成" w:date="2017-09-27T15:21:00Z">
              <w:rPr>
                <w:noProof/>
                <w:webHidden/>
              </w:rPr>
            </w:rPrChange>
          </w:rPr>
          <w:fldChar w:fldCharType="begin"/>
        </w:r>
        <w:r w:rsidRPr="00173DB3">
          <w:rPr>
            <w:b/>
            <w:noProof/>
            <w:webHidden/>
            <w:rPrChange w:id="147" w:author="陈钦成" w:date="2017-09-27T15:21:00Z">
              <w:rPr>
                <w:noProof/>
                <w:webHidden/>
              </w:rPr>
            </w:rPrChange>
          </w:rPr>
          <w:instrText xml:space="preserve"> PAGEREF _Toc494288948 \h </w:instrText>
        </w:r>
      </w:ins>
      <w:r w:rsidRPr="00173DB3">
        <w:rPr>
          <w:b/>
          <w:noProof/>
          <w:webHidden/>
          <w:rPrChange w:id="148" w:author="陈钦成" w:date="2017-09-27T15:21:00Z">
            <w:rPr>
              <w:b/>
              <w:noProof/>
              <w:webHidden/>
            </w:rPr>
          </w:rPrChange>
        </w:rPr>
      </w:r>
      <w:r w:rsidRPr="00173DB3">
        <w:rPr>
          <w:b/>
          <w:noProof/>
          <w:webHidden/>
          <w:rPrChange w:id="149" w:author="陈钦成" w:date="2017-09-27T15:21:00Z">
            <w:rPr>
              <w:noProof/>
              <w:webHidden/>
            </w:rPr>
          </w:rPrChange>
        </w:rPr>
        <w:fldChar w:fldCharType="separate"/>
      </w:r>
      <w:ins w:id="150" w:author="胡锦添" w:date="2017-12-15T21:03:00Z">
        <w:r w:rsidR="008A6754">
          <w:rPr>
            <w:b/>
            <w:noProof/>
            <w:webHidden/>
          </w:rPr>
          <w:t>3</w:t>
        </w:r>
      </w:ins>
      <w:ins w:id="151" w:author="陈钦成" w:date="2017-09-27T15:20:00Z">
        <w:del w:id="152" w:author="胡锦添" w:date="2017-09-27T15:38:00Z">
          <w:r w:rsidRPr="00173DB3" w:rsidDel="009773FE">
            <w:rPr>
              <w:b/>
              <w:noProof/>
              <w:webHidden/>
              <w:rPrChange w:id="153" w:author="陈钦成" w:date="2017-09-27T15:21:00Z">
                <w:rPr>
                  <w:noProof/>
                  <w:webHidden/>
                </w:rPr>
              </w:rPrChange>
            </w:rPr>
            <w:delText>5</w:delText>
          </w:r>
        </w:del>
        <w:r w:rsidRPr="00173DB3">
          <w:rPr>
            <w:b/>
            <w:noProof/>
            <w:webHidden/>
            <w:rPrChange w:id="154" w:author="陈钦成" w:date="2017-09-27T15:21:00Z">
              <w:rPr>
                <w:noProof/>
                <w:webHidden/>
              </w:rPr>
            </w:rPrChange>
          </w:rPr>
          <w:fldChar w:fldCharType="end"/>
        </w:r>
        <w:r w:rsidRPr="00173DB3">
          <w:rPr>
            <w:rStyle w:val="a5"/>
            <w:b/>
            <w:noProof/>
            <w:rPrChange w:id="155" w:author="陈钦成" w:date="2017-09-27T15:21:00Z">
              <w:rPr>
                <w:rStyle w:val="a5"/>
                <w:noProof/>
              </w:rPr>
            </w:rPrChange>
          </w:rPr>
          <w:fldChar w:fldCharType="end"/>
        </w:r>
      </w:ins>
    </w:p>
    <w:p w:rsidR="00173DB3" w:rsidRPr="00173DB3" w:rsidRDefault="00173DB3">
      <w:pPr>
        <w:pStyle w:val="30"/>
        <w:tabs>
          <w:tab w:val="right" w:leader="dot" w:pos="8296"/>
        </w:tabs>
        <w:spacing w:line="360" w:lineRule="auto"/>
        <w:rPr>
          <w:ins w:id="156" w:author="陈钦成" w:date="2017-09-27T15:20:00Z"/>
          <w:b/>
          <w:noProof/>
          <w:rPrChange w:id="157" w:author="陈钦成" w:date="2017-09-27T15:21:00Z">
            <w:rPr>
              <w:ins w:id="158" w:author="陈钦成" w:date="2017-09-27T15:20:00Z"/>
              <w:noProof/>
            </w:rPr>
          </w:rPrChange>
        </w:rPr>
        <w:pPrChange w:id="159" w:author="陈钦成" w:date="2017-09-27T15:21:00Z">
          <w:pPr>
            <w:pStyle w:val="30"/>
            <w:tabs>
              <w:tab w:val="right" w:leader="dot" w:pos="8296"/>
            </w:tabs>
          </w:pPr>
        </w:pPrChange>
      </w:pPr>
      <w:ins w:id="160" w:author="陈钦成" w:date="2017-09-27T15:20:00Z">
        <w:r w:rsidRPr="00173DB3">
          <w:rPr>
            <w:rStyle w:val="a5"/>
            <w:b/>
            <w:noProof/>
            <w:rPrChange w:id="161" w:author="陈钦成" w:date="2017-09-27T15:21:00Z">
              <w:rPr>
                <w:rStyle w:val="a5"/>
                <w:noProof/>
              </w:rPr>
            </w:rPrChange>
          </w:rPr>
          <w:fldChar w:fldCharType="begin"/>
        </w:r>
        <w:r w:rsidRPr="00173DB3">
          <w:rPr>
            <w:rStyle w:val="a5"/>
            <w:b/>
            <w:noProof/>
            <w:rPrChange w:id="162" w:author="陈钦成" w:date="2017-09-27T15:21:00Z">
              <w:rPr>
                <w:rStyle w:val="a5"/>
                <w:noProof/>
              </w:rPr>
            </w:rPrChange>
          </w:rPr>
          <w:instrText xml:space="preserve"> </w:instrText>
        </w:r>
        <w:r w:rsidRPr="00173DB3">
          <w:rPr>
            <w:b/>
            <w:noProof/>
            <w:rPrChange w:id="163" w:author="陈钦成" w:date="2017-09-27T15:21:00Z">
              <w:rPr>
                <w:noProof/>
              </w:rPr>
            </w:rPrChange>
          </w:rPr>
          <w:instrText>HYPERLINK \l "_Toc494288949"</w:instrText>
        </w:r>
        <w:r w:rsidRPr="00173DB3">
          <w:rPr>
            <w:rStyle w:val="a5"/>
            <w:b/>
            <w:noProof/>
            <w:rPrChange w:id="164" w:author="陈钦成" w:date="2017-09-27T15:21:00Z">
              <w:rPr>
                <w:rStyle w:val="a5"/>
                <w:noProof/>
              </w:rPr>
            </w:rPrChange>
          </w:rPr>
          <w:instrText xml:space="preserve"> </w:instrText>
        </w:r>
        <w:r w:rsidRPr="00173DB3">
          <w:rPr>
            <w:rStyle w:val="a5"/>
            <w:b/>
            <w:noProof/>
            <w:rPrChange w:id="165" w:author="陈钦成" w:date="2017-09-27T15:21:00Z">
              <w:rPr>
                <w:rStyle w:val="a5"/>
                <w:noProof/>
              </w:rPr>
            </w:rPrChange>
          </w:rPr>
          <w:fldChar w:fldCharType="separate"/>
        </w:r>
        <w:r w:rsidRPr="00173DB3">
          <w:rPr>
            <w:rStyle w:val="a5"/>
            <w:b/>
            <w:noProof/>
            <w:rPrChange w:id="166" w:author="陈钦成" w:date="2017-09-27T15:21:00Z">
              <w:rPr>
                <w:rStyle w:val="a5"/>
                <w:noProof/>
              </w:rPr>
            </w:rPrChange>
          </w:rPr>
          <w:t xml:space="preserve">2.2.2 </w:t>
        </w:r>
        <w:r w:rsidRPr="00173DB3">
          <w:rPr>
            <w:rStyle w:val="a5"/>
            <w:rFonts w:hint="eastAsia"/>
            <w:b/>
            <w:noProof/>
            <w:rPrChange w:id="167" w:author="陈钦成" w:date="2017-09-27T15:21:00Z">
              <w:rPr>
                <w:rStyle w:val="a5"/>
                <w:rFonts w:hint="eastAsia"/>
                <w:noProof/>
              </w:rPr>
            </w:rPrChange>
          </w:rPr>
          <w:t>图表显示区</w:t>
        </w:r>
        <w:r w:rsidRPr="00173DB3">
          <w:rPr>
            <w:b/>
            <w:noProof/>
            <w:webHidden/>
            <w:rPrChange w:id="168" w:author="陈钦成" w:date="2017-09-27T15:21:00Z">
              <w:rPr>
                <w:noProof/>
                <w:webHidden/>
              </w:rPr>
            </w:rPrChange>
          </w:rPr>
          <w:tab/>
        </w:r>
        <w:r w:rsidRPr="00173DB3">
          <w:rPr>
            <w:b/>
            <w:noProof/>
            <w:webHidden/>
            <w:rPrChange w:id="169" w:author="陈钦成" w:date="2017-09-27T15:21:00Z">
              <w:rPr>
                <w:noProof/>
                <w:webHidden/>
              </w:rPr>
            </w:rPrChange>
          </w:rPr>
          <w:fldChar w:fldCharType="begin"/>
        </w:r>
        <w:r w:rsidRPr="00173DB3">
          <w:rPr>
            <w:b/>
            <w:noProof/>
            <w:webHidden/>
            <w:rPrChange w:id="170" w:author="陈钦成" w:date="2017-09-27T15:21:00Z">
              <w:rPr>
                <w:noProof/>
                <w:webHidden/>
              </w:rPr>
            </w:rPrChange>
          </w:rPr>
          <w:instrText xml:space="preserve"> PAGEREF _Toc494288949 \h </w:instrText>
        </w:r>
      </w:ins>
      <w:r w:rsidRPr="00173DB3">
        <w:rPr>
          <w:b/>
          <w:noProof/>
          <w:webHidden/>
          <w:rPrChange w:id="171" w:author="陈钦成" w:date="2017-09-27T15:21:00Z">
            <w:rPr>
              <w:b/>
              <w:noProof/>
              <w:webHidden/>
            </w:rPr>
          </w:rPrChange>
        </w:rPr>
      </w:r>
      <w:r w:rsidRPr="00173DB3">
        <w:rPr>
          <w:b/>
          <w:noProof/>
          <w:webHidden/>
          <w:rPrChange w:id="172" w:author="陈钦成" w:date="2017-09-27T15:21:00Z">
            <w:rPr>
              <w:noProof/>
              <w:webHidden/>
            </w:rPr>
          </w:rPrChange>
        </w:rPr>
        <w:fldChar w:fldCharType="separate"/>
      </w:r>
      <w:ins w:id="173" w:author="胡锦添" w:date="2017-12-15T21:03:00Z">
        <w:r w:rsidR="008A6754">
          <w:rPr>
            <w:b/>
            <w:noProof/>
            <w:webHidden/>
          </w:rPr>
          <w:t>4</w:t>
        </w:r>
      </w:ins>
      <w:ins w:id="174" w:author="陈钦成" w:date="2017-09-27T15:20:00Z">
        <w:del w:id="175" w:author="胡锦添" w:date="2017-09-27T15:38:00Z">
          <w:r w:rsidRPr="00173DB3" w:rsidDel="009773FE">
            <w:rPr>
              <w:b/>
              <w:noProof/>
              <w:webHidden/>
              <w:rPrChange w:id="176" w:author="陈钦成" w:date="2017-09-27T15:21:00Z">
                <w:rPr>
                  <w:noProof/>
                  <w:webHidden/>
                </w:rPr>
              </w:rPrChange>
            </w:rPr>
            <w:delText>6</w:delText>
          </w:r>
        </w:del>
        <w:r w:rsidRPr="00173DB3">
          <w:rPr>
            <w:b/>
            <w:noProof/>
            <w:webHidden/>
            <w:rPrChange w:id="177" w:author="陈钦成" w:date="2017-09-27T15:21:00Z">
              <w:rPr>
                <w:noProof/>
                <w:webHidden/>
              </w:rPr>
            </w:rPrChange>
          </w:rPr>
          <w:fldChar w:fldCharType="end"/>
        </w:r>
        <w:r w:rsidRPr="00173DB3">
          <w:rPr>
            <w:rStyle w:val="a5"/>
            <w:b/>
            <w:noProof/>
            <w:rPrChange w:id="178" w:author="陈钦成" w:date="2017-09-27T15:21:00Z">
              <w:rPr>
                <w:rStyle w:val="a5"/>
                <w:noProof/>
              </w:rPr>
            </w:rPrChange>
          </w:rPr>
          <w:fldChar w:fldCharType="end"/>
        </w:r>
      </w:ins>
    </w:p>
    <w:p w:rsidR="00173DB3" w:rsidRPr="00173DB3" w:rsidRDefault="00173DB3">
      <w:pPr>
        <w:pStyle w:val="20"/>
        <w:tabs>
          <w:tab w:val="right" w:leader="dot" w:pos="8296"/>
        </w:tabs>
        <w:spacing w:line="360" w:lineRule="auto"/>
        <w:rPr>
          <w:ins w:id="179" w:author="陈钦成" w:date="2017-09-27T15:20:00Z"/>
          <w:b/>
          <w:noProof/>
          <w:rPrChange w:id="180" w:author="陈钦成" w:date="2017-09-27T15:21:00Z">
            <w:rPr>
              <w:ins w:id="181" w:author="陈钦成" w:date="2017-09-27T15:20:00Z"/>
              <w:noProof/>
            </w:rPr>
          </w:rPrChange>
        </w:rPr>
        <w:pPrChange w:id="182" w:author="陈钦成" w:date="2017-09-27T15:21:00Z">
          <w:pPr>
            <w:pStyle w:val="20"/>
            <w:tabs>
              <w:tab w:val="left" w:pos="1050"/>
              <w:tab w:val="right" w:leader="dot" w:pos="8296"/>
            </w:tabs>
          </w:pPr>
        </w:pPrChange>
      </w:pPr>
      <w:ins w:id="183" w:author="陈钦成" w:date="2017-09-27T15:20:00Z">
        <w:r w:rsidRPr="00173DB3">
          <w:rPr>
            <w:rStyle w:val="a5"/>
            <w:b/>
            <w:noProof/>
            <w:rPrChange w:id="184" w:author="陈钦成" w:date="2017-09-27T15:21:00Z">
              <w:rPr>
                <w:rStyle w:val="a5"/>
                <w:noProof/>
              </w:rPr>
            </w:rPrChange>
          </w:rPr>
          <w:fldChar w:fldCharType="begin"/>
        </w:r>
        <w:r w:rsidRPr="00173DB3">
          <w:rPr>
            <w:rStyle w:val="a5"/>
            <w:b/>
            <w:noProof/>
            <w:rPrChange w:id="185" w:author="陈钦成" w:date="2017-09-27T15:21:00Z">
              <w:rPr>
                <w:rStyle w:val="a5"/>
                <w:noProof/>
              </w:rPr>
            </w:rPrChange>
          </w:rPr>
          <w:instrText xml:space="preserve"> </w:instrText>
        </w:r>
        <w:r w:rsidRPr="00173DB3">
          <w:rPr>
            <w:b/>
            <w:noProof/>
            <w:rPrChange w:id="186" w:author="陈钦成" w:date="2017-09-27T15:21:00Z">
              <w:rPr>
                <w:noProof/>
              </w:rPr>
            </w:rPrChange>
          </w:rPr>
          <w:instrText>HYPERLINK \l "_Toc494288950"</w:instrText>
        </w:r>
        <w:r w:rsidRPr="00173DB3">
          <w:rPr>
            <w:rStyle w:val="a5"/>
            <w:b/>
            <w:noProof/>
            <w:rPrChange w:id="187" w:author="陈钦成" w:date="2017-09-27T15:21:00Z">
              <w:rPr>
                <w:rStyle w:val="a5"/>
                <w:noProof/>
              </w:rPr>
            </w:rPrChange>
          </w:rPr>
          <w:instrText xml:space="preserve"> </w:instrText>
        </w:r>
        <w:r w:rsidRPr="00173DB3">
          <w:rPr>
            <w:rStyle w:val="a5"/>
            <w:b/>
            <w:noProof/>
            <w:rPrChange w:id="188" w:author="陈钦成" w:date="2017-09-27T15:21:00Z">
              <w:rPr>
                <w:rStyle w:val="a5"/>
                <w:noProof/>
              </w:rPr>
            </w:rPrChange>
          </w:rPr>
          <w:fldChar w:fldCharType="separate"/>
        </w:r>
        <w:r w:rsidRPr="00173DB3">
          <w:rPr>
            <w:rStyle w:val="a5"/>
            <w:b/>
            <w:noProof/>
            <w:rPrChange w:id="189" w:author="陈钦成" w:date="2017-09-27T15:21:00Z">
              <w:rPr>
                <w:rStyle w:val="a5"/>
                <w:noProof/>
              </w:rPr>
            </w:rPrChange>
          </w:rPr>
          <w:t>2.3</w:t>
        </w:r>
        <w:r w:rsidRPr="00173DB3">
          <w:rPr>
            <w:b/>
            <w:noProof/>
            <w:rPrChange w:id="190" w:author="陈钦成" w:date="2017-09-27T15:21:00Z">
              <w:rPr>
                <w:noProof/>
              </w:rPr>
            </w:rPrChange>
          </w:rPr>
          <w:t xml:space="preserve"> </w:t>
        </w:r>
        <w:r w:rsidRPr="00173DB3">
          <w:rPr>
            <w:rStyle w:val="a5"/>
            <w:rFonts w:hint="eastAsia"/>
            <w:b/>
            <w:noProof/>
            <w:rPrChange w:id="191" w:author="陈钦成" w:date="2017-09-27T15:21:00Z">
              <w:rPr>
                <w:rStyle w:val="a5"/>
                <w:rFonts w:hint="eastAsia"/>
                <w:noProof/>
              </w:rPr>
            </w:rPrChange>
          </w:rPr>
          <w:t>统计页面说明</w:t>
        </w:r>
        <w:r w:rsidRPr="00173DB3">
          <w:rPr>
            <w:b/>
            <w:noProof/>
            <w:webHidden/>
            <w:rPrChange w:id="192" w:author="陈钦成" w:date="2017-09-27T15:21:00Z">
              <w:rPr>
                <w:noProof/>
                <w:webHidden/>
              </w:rPr>
            </w:rPrChange>
          </w:rPr>
          <w:tab/>
        </w:r>
        <w:r w:rsidRPr="00173DB3">
          <w:rPr>
            <w:b/>
            <w:noProof/>
            <w:webHidden/>
            <w:rPrChange w:id="193" w:author="陈钦成" w:date="2017-09-27T15:21:00Z">
              <w:rPr>
                <w:noProof/>
                <w:webHidden/>
              </w:rPr>
            </w:rPrChange>
          </w:rPr>
          <w:fldChar w:fldCharType="begin"/>
        </w:r>
        <w:r w:rsidRPr="00173DB3">
          <w:rPr>
            <w:b/>
            <w:noProof/>
            <w:webHidden/>
            <w:rPrChange w:id="194" w:author="陈钦成" w:date="2017-09-27T15:21:00Z">
              <w:rPr>
                <w:noProof/>
                <w:webHidden/>
              </w:rPr>
            </w:rPrChange>
          </w:rPr>
          <w:instrText xml:space="preserve"> PAGEREF _Toc494288950 \h </w:instrText>
        </w:r>
      </w:ins>
      <w:r w:rsidRPr="00173DB3">
        <w:rPr>
          <w:b/>
          <w:noProof/>
          <w:webHidden/>
          <w:rPrChange w:id="195" w:author="陈钦成" w:date="2017-09-27T15:21:00Z">
            <w:rPr>
              <w:b/>
              <w:noProof/>
              <w:webHidden/>
            </w:rPr>
          </w:rPrChange>
        </w:rPr>
      </w:r>
      <w:r w:rsidRPr="00173DB3">
        <w:rPr>
          <w:b/>
          <w:noProof/>
          <w:webHidden/>
          <w:rPrChange w:id="196" w:author="陈钦成" w:date="2017-09-27T15:21:00Z">
            <w:rPr>
              <w:noProof/>
              <w:webHidden/>
            </w:rPr>
          </w:rPrChange>
        </w:rPr>
        <w:fldChar w:fldCharType="separate"/>
      </w:r>
      <w:ins w:id="197" w:author="胡锦添" w:date="2017-12-15T21:03:00Z">
        <w:r w:rsidR="008A6754">
          <w:rPr>
            <w:b/>
            <w:noProof/>
            <w:webHidden/>
          </w:rPr>
          <w:t>5</w:t>
        </w:r>
      </w:ins>
      <w:ins w:id="198" w:author="陈钦成" w:date="2017-09-27T15:20:00Z">
        <w:del w:id="199" w:author="胡锦添" w:date="2017-09-27T15:38:00Z">
          <w:r w:rsidRPr="00173DB3" w:rsidDel="009773FE">
            <w:rPr>
              <w:b/>
              <w:noProof/>
              <w:webHidden/>
              <w:rPrChange w:id="200" w:author="陈钦成" w:date="2017-09-27T15:21:00Z">
                <w:rPr>
                  <w:noProof/>
                  <w:webHidden/>
                </w:rPr>
              </w:rPrChange>
            </w:rPr>
            <w:delText>7</w:delText>
          </w:r>
        </w:del>
        <w:r w:rsidRPr="00173DB3">
          <w:rPr>
            <w:b/>
            <w:noProof/>
            <w:webHidden/>
            <w:rPrChange w:id="201" w:author="陈钦成" w:date="2017-09-27T15:21:00Z">
              <w:rPr>
                <w:noProof/>
                <w:webHidden/>
              </w:rPr>
            </w:rPrChange>
          </w:rPr>
          <w:fldChar w:fldCharType="end"/>
        </w:r>
        <w:r w:rsidRPr="00173DB3">
          <w:rPr>
            <w:rStyle w:val="a5"/>
            <w:b/>
            <w:noProof/>
            <w:rPrChange w:id="202" w:author="陈钦成" w:date="2017-09-27T15:21:00Z">
              <w:rPr>
                <w:rStyle w:val="a5"/>
                <w:noProof/>
              </w:rPr>
            </w:rPrChange>
          </w:rPr>
          <w:fldChar w:fldCharType="end"/>
        </w:r>
      </w:ins>
    </w:p>
    <w:p w:rsidR="00173DB3" w:rsidRDefault="00173DB3">
      <w:pPr>
        <w:pStyle w:val="20"/>
        <w:tabs>
          <w:tab w:val="right" w:leader="dot" w:pos="8296"/>
        </w:tabs>
        <w:spacing w:line="360" w:lineRule="auto"/>
        <w:rPr>
          <w:ins w:id="203" w:author="陈钦成" w:date="2017-09-27T15:20:00Z"/>
          <w:noProof/>
        </w:rPr>
        <w:pPrChange w:id="204" w:author="陈钦成" w:date="2017-09-27T15:21:00Z">
          <w:pPr>
            <w:pStyle w:val="20"/>
            <w:tabs>
              <w:tab w:val="right" w:leader="dot" w:pos="8296"/>
            </w:tabs>
          </w:pPr>
        </w:pPrChange>
      </w:pPr>
      <w:ins w:id="205" w:author="陈钦成" w:date="2017-09-27T15:20:00Z">
        <w:r w:rsidRPr="0026536A">
          <w:rPr>
            <w:rStyle w:val="a5"/>
            <w:noProof/>
          </w:rPr>
          <w:fldChar w:fldCharType="begin"/>
        </w:r>
        <w:r w:rsidRPr="0026536A">
          <w:rPr>
            <w:rStyle w:val="a5"/>
            <w:noProof/>
          </w:rPr>
          <w:instrText xml:space="preserve"> </w:instrText>
        </w:r>
        <w:r>
          <w:rPr>
            <w:noProof/>
          </w:rPr>
          <w:instrText>HYPERLINK \l "_Toc494288951"</w:instrText>
        </w:r>
        <w:r w:rsidRPr="0026536A">
          <w:rPr>
            <w:rStyle w:val="a5"/>
            <w:noProof/>
          </w:rPr>
          <w:instrText xml:space="preserve"> </w:instrText>
        </w:r>
        <w:r w:rsidRPr="0026536A">
          <w:rPr>
            <w:rStyle w:val="a5"/>
            <w:noProof/>
          </w:rPr>
          <w:fldChar w:fldCharType="separate"/>
        </w:r>
        <w:r w:rsidRPr="0026536A">
          <w:rPr>
            <w:rStyle w:val="a5"/>
            <w:b/>
            <w:noProof/>
          </w:rPr>
          <w:t xml:space="preserve">2.4 </w:t>
        </w:r>
        <w:r w:rsidRPr="0026536A">
          <w:rPr>
            <w:rStyle w:val="a5"/>
            <w:rFonts w:hint="eastAsia"/>
            <w:b/>
            <w:noProof/>
          </w:rPr>
          <w:t>查询页面说明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_Toc494288951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206" w:author="胡锦添" w:date="2017-12-15T21:03:00Z">
        <w:r w:rsidR="008A6754">
          <w:rPr>
            <w:noProof/>
            <w:webHidden/>
          </w:rPr>
          <w:t>7</w:t>
        </w:r>
      </w:ins>
      <w:ins w:id="207" w:author="陈钦成" w:date="2017-09-27T15:20:00Z">
        <w:del w:id="208" w:author="胡锦添" w:date="2017-09-27T15:38:00Z">
          <w:r w:rsidDel="009773FE">
            <w:rPr>
              <w:noProof/>
              <w:webHidden/>
            </w:rPr>
            <w:delText>9</w:delText>
          </w:r>
        </w:del>
        <w:r>
          <w:rPr>
            <w:noProof/>
            <w:webHidden/>
          </w:rPr>
          <w:fldChar w:fldCharType="end"/>
        </w:r>
        <w:r w:rsidRPr="0026536A">
          <w:rPr>
            <w:rStyle w:val="a5"/>
            <w:noProof/>
          </w:rPr>
          <w:fldChar w:fldCharType="end"/>
        </w:r>
      </w:ins>
    </w:p>
    <w:p w:rsidR="00173DB3" w:rsidRDefault="00173DB3">
      <w:pPr>
        <w:pStyle w:val="20"/>
        <w:tabs>
          <w:tab w:val="right" w:leader="dot" w:pos="8296"/>
        </w:tabs>
        <w:spacing w:line="360" w:lineRule="auto"/>
        <w:rPr>
          <w:ins w:id="209" w:author="陈钦成" w:date="2017-09-27T15:20:00Z"/>
          <w:noProof/>
        </w:rPr>
        <w:pPrChange w:id="210" w:author="陈钦成" w:date="2017-09-27T15:21:00Z">
          <w:pPr>
            <w:pStyle w:val="20"/>
            <w:tabs>
              <w:tab w:val="right" w:leader="dot" w:pos="8296"/>
            </w:tabs>
          </w:pPr>
        </w:pPrChange>
      </w:pPr>
      <w:ins w:id="211" w:author="陈钦成" w:date="2017-09-27T15:20:00Z">
        <w:r w:rsidRPr="0026536A">
          <w:rPr>
            <w:rStyle w:val="a5"/>
            <w:noProof/>
          </w:rPr>
          <w:fldChar w:fldCharType="begin"/>
        </w:r>
        <w:r w:rsidRPr="0026536A">
          <w:rPr>
            <w:rStyle w:val="a5"/>
            <w:noProof/>
          </w:rPr>
          <w:instrText xml:space="preserve"> </w:instrText>
        </w:r>
        <w:r>
          <w:rPr>
            <w:noProof/>
          </w:rPr>
          <w:instrText>HYPERLINK \l "_Toc494288952"</w:instrText>
        </w:r>
        <w:r w:rsidRPr="0026536A">
          <w:rPr>
            <w:rStyle w:val="a5"/>
            <w:noProof/>
          </w:rPr>
          <w:instrText xml:space="preserve"> </w:instrText>
        </w:r>
        <w:r w:rsidRPr="0026536A">
          <w:rPr>
            <w:rStyle w:val="a5"/>
            <w:noProof/>
          </w:rPr>
          <w:fldChar w:fldCharType="separate"/>
        </w:r>
        <w:r w:rsidRPr="0026536A">
          <w:rPr>
            <w:rStyle w:val="a5"/>
            <w:b/>
            <w:noProof/>
          </w:rPr>
          <w:t xml:space="preserve">2.6 </w:t>
        </w:r>
        <w:r w:rsidRPr="0026536A">
          <w:rPr>
            <w:rStyle w:val="a5"/>
            <w:rFonts w:hint="eastAsia"/>
            <w:b/>
            <w:noProof/>
          </w:rPr>
          <w:t>数据自动刷新功能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_Toc494288952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212" w:author="胡锦添" w:date="2017-12-15T21:03:00Z">
        <w:r w:rsidR="008A6754">
          <w:rPr>
            <w:noProof/>
            <w:webHidden/>
          </w:rPr>
          <w:t>9</w:t>
        </w:r>
      </w:ins>
      <w:ins w:id="213" w:author="陈钦成" w:date="2017-09-27T15:20:00Z">
        <w:del w:id="214" w:author="胡锦添" w:date="2017-09-27T15:38:00Z">
          <w:r w:rsidDel="009773FE">
            <w:rPr>
              <w:noProof/>
              <w:webHidden/>
            </w:rPr>
            <w:delText>10</w:delText>
          </w:r>
        </w:del>
        <w:r>
          <w:rPr>
            <w:noProof/>
            <w:webHidden/>
          </w:rPr>
          <w:fldChar w:fldCharType="end"/>
        </w:r>
        <w:r w:rsidRPr="0026536A">
          <w:rPr>
            <w:rStyle w:val="a5"/>
            <w:noProof/>
          </w:rPr>
          <w:fldChar w:fldCharType="end"/>
        </w:r>
      </w:ins>
    </w:p>
    <w:p w:rsidR="00173DB3" w:rsidRDefault="00173DB3">
      <w:pPr>
        <w:pStyle w:val="20"/>
        <w:tabs>
          <w:tab w:val="right" w:leader="dot" w:pos="8296"/>
        </w:tabs>
        <w:spacing w:line="360" w:lineRule="auto"/>
        <w:rPr>
          <w:ins w:id="215" w:author="陈钦成" w:date="2017-09-27T15:20:00Z"/>
          <w:noProof/>
        </w:rPr>
        <w:pPrChange w:id="216" w:author="陈钦成" w:date="2017-09-27T15:21:00Z">
          <w:pPr>
            <w:pStyle w:val="20"/>
            <w:tabs>
              <w:tab w:val="right" w:leader="dot" w:pos="8296"/>
            </w:tabs>
          </w:pPr>
        </w:pPrChange>
      </w:pPr>
      <w:ins w:id="217" w:author="陈钦成" w:date="2017-09-27T15:20:00Z">
        <w:r w:rsidRPr="0026536A">
          <w:rPr>
            <w:rStyle w:val="a5"/>
            <w:noProof/>
          </w:rPr>
          <w:fldChar w:fldCharType="begin"/>
        </w:r>
        <w:r w:rsidRPr="0026536A">
          <w:rPr>
            <w:rStyle w:val="a5"/>
            <w:noProof/>
          </w:rPr>
          <w:instrText xml:space="preserve"> </w:instrText>
        </w:r>
        <w:r>
          <w:rPr>
            <w:noProof/>
          </w:rPr>
          <w:instrText>HYPERLINK \l "_Toc494288953"</w:instrText>
        </w:r>
        <w:r w:rsidRPr="0026536A">
          <w:rPr>
            <w:rStyle w:val="a5"/>
            <w:noProof/>
          </w:rPr>
          <w:instrText xml:space="preserve"> </w:instrText>
        </w:r>
        <w:r w:rsidRPr="0026536A">
          <w:rPr>
            <w:rStyle w:val="a5"/>
            <w:noProof/>
          </w:rPr>
          <w:fldChar w:fldCharType="separate"/>
        </w:r>
        <w:r w:rsidRPr="0026536A">
          <w:rPr>
            <w:rStyle w:val="a5"/>
            <w:b/>
            <w:noProof/>
          </w:rPr>
          <w:t xml:space="preserve">2.7 </w:t>
        </w:r>
        <w:r w:rsidRPr="0026536A">
          <w:rPr>
            <w:rStyle w:val="a5"/>
            <w:rFonts w:hint="eastAsia"/>
            <w:b/>
            <w:noProof/>
          </w:rPr>
          <w:t>数据缩放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_Toc494288953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218" w:author="胡锦添" w:date="2017-12-15T21:03:00Z">
        <w:r w:rsidR="008A6754">
          <w:rPr>
            <w:noProof/>
            <w:webHidden/>
          </w:rPr>
          <w:t>9</w:t>
        </w:r>
      </w:ins>
      <w:ins w:id="219" w:author="陈钦成" w:date="2017-09-27T15:20:00Z">
        <w:del w:id="220" w:author="胡锦添" w:date="2017-09-27T15:38:00Z">
          <w:r w:rsidDel="009773FE">
            <w:rPr>
              <w:noProof/>
              <w:webHidden/>
            </w:rPr>
            <w:delText>11</w:delText>
          </w:r>
        </w:del>
        <w:r>
          <w:rPr>
            <w:noProof/>
            <w:webHidden/>
          </w:rPr>
          <w:fldChar w:fldCharType="end"/>
        </w:r>
        <w:r w:rsidRPr="0026536A">
          <w:rPr>
            <w:rStyle w:val="a5"/>
            <w:noProof/>
          </w:rPr>
          <w:fldChar w:fldCharType="end"/>
        </w:r>
      </w:ins>
    </w:p>
    <w:p w:rsidR="00173DB3" w:rsidRDefault="00173DB3">
      <w:pPr>
        <w:pStyle w:val="20"/>
        <w:tabs>
          <w:tab w:val="right" w:leader="dot" w:pos="8296"/>
        </w:tabs>
        <w:spacing w:line="360" w:lineRule="auto"/>
        <w:rPr>
          <w:ins w:id="221" w:author="陈钦成" w:date="2017-09-27T15:20:00Z"/>
          <w:rStyle w:val="a5"/>
          <w:noProof/>
        </w:rPr>
        <w:pPrChange w:id="222" w:author="陈钦成" w:date="2017-09-27T15:21:00Z">
          <w:pPr>
            <w:pStyle w:val="20"/>
            <w:tabs>
              <w:tab w:val="right" w:leader="dot" w:pos="8296"/>
            </w:tabs>
          </w:pPr>
        </w:pPrChange>
      </w:pPr>
      <w:ins w:id="223" w:author="陈钦成" w:date="2017-09-27T15:20:00Z">
        <w:r w:rsidRPr="0026536A">
          <w:rPr>
            <w:rStyle w:val="a5"/>
            <w:noProof/>
          </w:rPr>
          <w:fldChar w:fldCharType="begin"/>
        </w:r>
        <w:r w:rsidRPr="0026536A">
          <w:rPr>
            <w:rStyle w:val="a5"/>
            <w:noProof/>
          </w:rPr>
          <w:instrText xml:space="preserve"> </w:instrText>
        </w:r>
        <w:r>
          <w:rPr>
            <w:noProof/>
          </w:rPr>
          <w:instrText>HYPERLINK \l "_Toc494288954"</w:instrText>
        </w:r>
        <w:r w:rsidRPr="0026536A">
          <w:rPr>
            <w:rStyle w:val="a5"/>
            <w:noProof/>
          </w:rPr>
          <w:instrText xml:space="preserve"> </w:instrText>
        </w:r>
        <w:r w:rsidRPr="0026536A">
          <w:rPr>
            <w:rStyle w:val="a5"/>
            <w:noProof/>
          </w:rPr>
          <w:fldChar w:fldCharType="separate"/>
        </w:r>
        <w:r w:rsidRPr="0026536A">
          <w:rPr>
            <w:rStyle w:val="a5"/>
            <w:b/>
            <w:noProof/>
          </w:rPr>
          <w:t xml:space="preserve">2.8 </w:t>
        </w:r>
        <w:r w:rsidRPr="0026536A">
          <w:rPr>
            <w:rStyle w:val="a5"/>
            <w:rFonts w:hint="eastAsia"/>
            <w:b/>
            <w:noProof/>
          </w:rPr>
          <w:t>退出系统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_Toc494288954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224" w:author="胡锦添" w:date="2017-12-15T21:03:00Z">
        <w:r w:rsidR="008A6754">
          <w:rPr>
            <w:noProof/>
            <w:webHidden/>
          </w:rPr>
          <w:t>10</w:t>
        </w:r>
      </w:ins>
      <w:ins w:id="225" w:author="陈钦成" w:date="2017-09-27T15:20:00Z">
        <w:del w:id="226" w:author="胡锦添" w:date="2017-09-27T15:38:00Z">
          <w:r w:rsidDel="009773FE">
            <w:rPr>
              <w:noProof/>
              <w:webHidden/>
            </w:rPr>
            <w:delText>11</w:delText>
          </w:r>
        </w:del>
        <w:r>
          <w:rPr>
            <w:noProof/>
            <w:webHidden/>
          </w:rPr>
          <w:fldChar w:fldCharType="end"/>
        </w:r>
        <w:r w:rsidRPr="0026536A">
          <w:rPr>
            <w:rStyle w:val="a5"/>
            <w:noProof/>
          </w:rPr>
          <w:fldChar w:fldCharType="end"/>
        </w:r>
      </w:ins>
    </w:p>
    <w:p w:rsidR="00173DB3" w:rsidRDefault="00173DB3">
      <w:pPr>
        <w:spacing w:line="360" w:lineRule="auto"/>
        <w:rPr>
          <w:ins w:id="227" w:author="陈钦成" w:date="2017-09-27T15:20:00Z"/>
        </w:rPr>
        <w:pPrChange w:id="228" w:author="陈钦成" w:date="2017-09-27T15:21:00Z">
          <w:pPr>
            <w:pStyle w:val="20"/>
            <w:tabs>
              <w:tab w:val="right" w:leader="dot" w:pos="8296"/>
            </w:tabs>
          </w:pPr>
        </w:pPrChange>
      </w:pPr>
    </w:p>
    <w:p w:rsidR="00173DB3" w:rsidRDefault="00173DB3">
      <w:pPr>
        <w:spacing w:line="360" w:lineRule="auto"/>
        <w:rPr>
          <w:ins w:id="229" w:author="陈钦成" w:date="2017-09-27T15:20:00Z"/>
        </w:rPr>
        <w:pPrChange w:id="230" w:author="陈钦成" w:date="2017-09-27T15:21:00Z">
          <w:pPr>
            <w:pStyle w:val="20"/>
            <w:tabs>
              <w:tab w:val="right" w:leader="dot" w:pos="8296"/>
            </w:tabs>
          </w:pPr>
        </w:pPrChange>
      </w:pPr>
    </w:p>
    <w:p w:rsidR="00173DB3" w:rsidRDefault="00173DB3">
      <w:pPr>
        <w:spacing w:line="360" w:lineRule="auto"/>
        <w:rPr>
          <w:ins w:id="231" w:author="陈钦成" w:date="2017-09-27T15:20:00Z"/>
        </w:rPr>
        <w:sectPr w:rsidR="00173DB3" w:rsidSect="00B239FD">
          <w:footerReference w:type="default" r:id="rId9"/>
          <w:footerReference w:type="first" r:id="rId10"/>
          <w:pgSz w:w="11906" w:h="16838"/>
          <w:pgMar w:top="1440" w:right="1800" w:bottom="1440" w:left="1800" w:header="851" w:footer="850" w:gutter="0"/>
          <w:pgNumType w:start="1"/>
          <w:cols w:space="425"/>
          <w:titlePg/>
          <w:docGrid w:type="lines" w:linePitch="312"/>
        </w:sectPr>
        <w:pPrChange w:id="232" w:author="陈钦成" w:date="2017-09-27T15:21:00Z">
          <w:pPr/>
        </w:pPrChange>
      </w:pPr>
    </w:p>
    <w:p w:rsidR="006D3FC9" w:rsidDel="00173DB3" w:rsidRDefault="006D3FC9">
      <w:pPr>
        <w:pStyle w:val="10"/>
        <w:spacing w:line="360" w:lineRule="auto"/>
        <w:rPr>
          <w:del w:id="233" w:author="陈钦成" w:date="2017-09-27T15:20:00Z"/>
          <w:noProof/>
          <w:sz w:val="21"/>
        </w:rPr>
      </w:pPr>
      <w:del w:id="234" w:author="陈钦成" w:date="2017-09-27T15:20:00Z">
        <w:r w:rsidRPr="00173DB3" w:rsidDel="00173DB3">
          <w:rPr>
            <w:rPrChange w:id="235" w:author="陈钦成" w:date="2017-09-27T15:20:00Z">
              <w:rPr>
                <w:rStyle w:val="a5"/>
                <w:b/>
                <w:noProof/>
              </w:rPr>
            </w:rPrChange>
          </w:rPr>
          <w:lastRenderedPageBreak/>
          <w:delText>1.</w:delText>
        </w:r>
        <w:r w:rsidDel="00173DB3">
          <w:rPr>
            <w:noProof/>
            <w:sz w:val="21"/>
          </w:rPr>
          <w:tab/>
        </w:r>
        <w:r w:rsidRPr="00173DB3" w:rsidDel="00173DB3">
          <w:rPr>
            <w:rFonts w:hint="eastAsia"/>
            <w:rPrChange w:id="236" w:author="陈钦成" w:date="2017-09-27T15:20:00Z">
              <w:rPr>
                <w:rStyle w:val="a5"/>
                <w:rFonts w:hint="eastAsia"/>
                <w:b/>
                <w:noProof/>
              </w:rPr>
            </w:rPrChange>
          </w:rPr>
          <w:delText>系统概述</w:delText>
        </w:r>
        <w:r w:rsidDel="00173DB3">
          <w:rPr>
            <w:noProof/>
            <w:webHidden/>
          </w:rPr>
          <w:tab/>
          <w:delText>2</w:delText>
        </w:r>
      </w:del>
    </w:p>
    <w:p w:rsidR="006D3FC9" w:rsidDel="00173DB3" w:rsidRDefault="006D3FC9">
      <w:pPr>
        <w:pStyle w:val="20"/>
        <w:tabs>
          <w:tab w:val="right" w:leader="dot" w:pos="8296"/>
        </w:tabs>
        <w:spacing w:line="360" w:lineRule="auto"/>
        <w:rPr>
          <w:del w:id="237" w:author="陈钦成" w:date="2017-09-27T15:20:00Z"/>
          <w:noProof/>
        </w:rPr>
      </w:pPr>
      <w:del w:id="238" w:author="陈钦成" w:date="2017-09-27T15:20:00Z">
        <w:r w:rsidRPr="00173DB3" w:rsidDel="00173DB3">
          <w:rPr>
            <w:rPrChange w:id="239" w:author="陈钦成" w:date="2017-09-27T15:20:00Z">
              <w:rPr>
                <w:rStyle w:val="a5"/>
                <w:b/>
                <w:noProof/>
              </w:rPr>
            </w:rPrChange>
          </w:rPr>
          <w:delText>1.1</w:delText>
        </w:r>
        <w:r w:rsidRPr="00173DB3" w:rsidDel="00173DB3">
          <w:rPr>
            <w:rFonts w:hint="eastAsia"/>
            <w:rPrChange w:id="240" w:author="陈钦成" w:date="2017-09-27T15:20:00Z">
              <w:rPr>
                <w:rStyle w:val="a5"/>
                <w:rFonts w:hint="eastAsia"/>
                <w:b/>
                <w:noProof/>
              </w:rPr>
            </w:rPrChange>
          </w:rPr>
          <w:delText>系统概述</w:delText>
        </w:r>
        <w:r w:rsidDel="00173DB3">
          <w:rPr>
            <w:noProof/>
            <w:webHidden/>
          </w:rPr>
          <w:tab/>
          <w:delText>2</w:delText>
        </w:r>
      </w:del>
    </w:p>
    <w:p w:rsidR="006D3FC9" w:rsidDel="00173DB3" w:rsidRDefault="006D3FC9">
      <w:pPr>
        <w:pStyle w:val="20"/>
        <w:tabs>
          <w:tab w:val="right" w:leader="dot" w:pos="8296"/>
        </w:tabs>
        <w:spacing w:line="360" w:lineRule="auto"/>
        <w:rPr>
          <w:del w:id="241" w:author="陈钦成" w:date="2017-09-27T15:20:00Z"/>
          <w:noProof/>
        </w:rPr>
      </w:pPr>
      <w:del w:id="242" w:author="陈钦成" w:date="2017-09-27T15:20:00Z">
        <w:r w:rsidRPr="00173DB3" w:rsidDel="00173DB3">
          <w:rPr>
            <w:rPrChange w:id="243" w:author="陈钦成" w:date="2017-09-27T15:20:00Z">
              <w:rPr>
                <w:rStyle w:val="a5"/>
                <w:b/>
                <w:noProof/>
              </w:rPr>
            </w:rPrChange>
          </w:rPr>
          <w:delText>1.2</w:delText>
        </w:r>
        <w:r w:rsidRPr="00173DB3" w:rsidDel="00173DB3">
          <w:rPr>
            <w:rFonts w:hint="eastAsia"/>
            <w:rPrChange w:id="244" w:author="陈钦成" w:date="2017-09-27T15:20:00Z">
              <w:rPr>
                <w:rStyle w:val="a5"/>
                <w:rFonts w:hint="eastAsia"/>
                <w:b/>
                <w:noProof/>
              </w:rPr>
            </w:rPrChange>
          </w:rPr>
          <w:delText>系统主要功能</w:delText>
        </w:r>
        <w:r w:rsidDel="00173DB3">
          <w:rPr>
            <w:noProof/>
            <w:webHidden/>
          </w:rPr>
          <w:tab/>
          <w:delText>3</w:delText>
        </w:r>
      </w:del>
    </w:p>
    <w:p w:rsidR="006D3FC9" w:rsidDel="00173DB3" w:rsidRDefault="006D3FC9">
      <w:pPr>
        <w:pStyle w:val="10"/>
        <w:spacing w:line="360" w:lineRule="auto"/>
        <w:rPr>
          <w:del w:id="245" w:author="陈钦成" w:date="2017-09-27T15:20:00Z"/>
          <w:noProof/>
          <w:sz w:val="21"/>
        </w:rPr>
      </w:pPr>
      <w:del w:id="246" w:author="陈钦成" w:date="2017-09-27T15:20:00Z">
        <w:r w:rsidRPr="00173DB3" w:rsidDel="00173DB3">
          <w:rPr>
            <w:rPrChange w:id="247" w:author="陈钦成" w:date="2017-09-27T15:20:00Z">
              <w:rPr>
                <w:rStyle w:val="a5"/>
                <w:b/>
                <w:noProof/>
              </w:rPr>
            </w:rPrChange>
          </w:rPr>
          <w:delText>2.</w:delText>
        </w:r>
        <w:r w:rsidDel="00173DB3">
          <w:rPr>
            <w:noProof/>
            <w:sz w:val="21"/>
          </w:rPr>
          <w:tab/>
        </w:r>
        <w:r w:rsidRPr="00173DB3" w:rsidDel="00173DB3">
          <w:rPr>
            <w:rFonts w:hint="eastAsia"/>
            <w:rPrChange w:id="248" w:author="陈钦成" w:date="2017-09-27T15:20:00Z">
              <w:rPr>
                <w:rStyle w:val="a5"/>
                <w:rFonts w:hint="eastAsia"/>
                <w:b/>
                <w:noProof/>
              </w:rPr>
            </w:rPrChange>
          </w:rPr>
          <w:delText>系统操作</w:delText>
        </w:r>
        <w:r w:rsidDel="00173DB3">
          <w:rPr>
            <w:noProof/>
            <w:webHidden/>
          </w:rPr>
          <w:tab/>
          <w:delText>4</w:delText>
        </w:r>
      </w:del>
    </w:p>
    <w:p w:rsidR="006D3FC9" w:rsidDel="00173DB3" w:rsidRDefault="006D3FC9">
      <w:pPr>
        <w:pStyle w:val="20"/>
        <w:tabs>
          <w:tab w:val="right" w:leader="dot" w:pos="8296"/>
        </w:tabs>
        <w:spacing w:line="360" w:lineRule="auto"/>
        <w:rPr>
          <w:del w:id="249" w:author="陈钦成" w:date="2017-09-27T15:20:00Z"/>
          <w:noProof/>
        </w:rPr>
      </w:pPr>
      <w:del w:id="250" w:author="陈钦成" w:date="2017-09-27T15:20:00Z">
        <w:r w:rsidRPr="00173DB3" w:rsidDel="00173DB3">
          <w:rPr>
            <w:rPrChange w:id="251" w:author="陈钦成" w:date="2017-09-27T15:20:00Z">
              <w:rPr>
                <w:rStyle w:val="a5"/>
                <w:noProof/>
              </w:rPr>
            </w:rPrChange>
          </w:rPr>
          <w:delText xml:space="preserve">2.1 </w:delText>
        </w:r>
        <w:r w:rsidRPr="00173DB3" w:rsidDel="00173DB3">
          <w:rPr>
            <w:rFonts w:hint="eastAsia"/>
            <w:rPrChange w:id="252" w:author="陈钦成" w:date="2017-09-27T15:20:00Z">
              <w:rPr>
                <w:rStyle w:val="a5"/>
                <w:rFonts w:hint="eastAsia"/>
                <w:noProof/>
              </w:rPr>
            </w:rPrChange>
          </w:rPr>
          <w:delText>登录界面</w:delText>
        </w:r>
        <w:r w:rsidDel="00173DB3">
          <w:rPr>
            <w:noProof/>
            <w:webHidden/>
          </w:rPr>
          <w:tab/>
          <w:delText>4</w:delText>
        </w:r>
      </w:del>
    </w:p>
    <w:p w:rsidR="006D3FC9" w:rsidDel="00173DB3" w:rsidRDefault="006D3FC9">
      <w:pPr>
        <w:pStyle w:val="20"/>
        <w:tabs>
          <w:tab w:val="right" w:leader="dot" w:pos="8296"/>
        </w:tabs>
        <w:spacing w:line="360" w:lineRule="auto"/>
        <w:rPr>
          <w:del w:id="253" w:author="陈钦成" w:date="2017-09-27T15:20:00Z"/>
          <w:noProof/>
        </w:rPr>
      </w:pPr>
      <w:del w:id="254" w:author="陈钦成" w:date="2017-09-27T15:20:00Z">
        <w:r w:rsidRPr="00173DB3" w:rsidDel="00173DB3">
          <w:rPr>
            <w:rPrChange w:id="255" w:author="陈钦成" w:date="2017-09-27T15:20:00Z">
              <w:rPr>
                <w:rStyle w:val="a5"/>
                <w:noProof/>
              </w:rPr>
            </w:rPrChange>
          </w:rPr>
          <w:delText xml:space="preserve">2.2 </w:delText>
        </w:r>
        <w:r w:rsidRPr="00173DB3" w:rsidDel="00173DB3">
          <w:rPr>
            <w:rFonts w:hint="eastAsia"/>
            <w:rPrChange w:id="256" w:author="陈钦成" w:date="2017-09-27T15:20:00Z">
              <w:rPr>
                <w:rStyle w:val="a5"/>
                <w:rFonts w:hint="eastAsia"/>
                <w:noProof/>
              </w:rPr>
            </w:rPrChange>
          </w:rPr>
          <w:delText>主界面说明</w:delText>
        </w:r>
        <w:r w:rsidDel="00173DB3">
          <w:rPr>
            <w:noProof/>
            <w:webHidden/>
          </w:rPr>
          <w:tab/>
          <w:delText>4</w:delText>
        </w:r>
      </w:del>
    </w:p>
    <w:p w:rsidR="006D3FC9" w:rsidDel="00173DB3" w:rsidRDefault="006D3FC9">
      <w:pPr>
        <w:pStyle w:val="30"/>
        <w:tabs>
          <w:tab w:val="right" w:leader="dot" w:pos="8296"/>
        </w:tabs>
        <w:spacing w:line="360" w:lineRule="auto"/>
        <w:rPr>
          <w:del w:id="257" w:author="陈钦成" w:date="2017-09-27T15:20:00Z"/>
          <w:noProof/>
        </w:rPr>
      </w:pPr>
      <w:del w:id="258" w:author="陈钦成" w:date="2017-09-27T15:20:00Z">
        <w:r w:rsidRPr="00173DB3" w:rsidDel="00173DB3">
          <w:rPr>
            <w:rPrChange w:id="259" w:author="陈钦成" w:date="2017-09-27T15:20:00Z">
              <w:rPr>
                <w:rStyle w:val="a5"/>
                <w:noProof/>
              </w:rPr>
            </w:rPrChange>
          </w:rPr>
          <w:delText xml:space="preserve">2.2.1 </w:delText>
        </w:r>
        <w:r w:rsidRPr="00173DB3" w:rsidDel="00173DB3">
          <w:rPr>
            <w:rFonts w:hint="eastAsia"/>
            <w:rPrChange w:id="260" w:author="陈钦成" w:date="2017-09-27T15:20:00Z">
              <w:rPr>
                <w:rStyle w:val="a5"/>
                <w:rFonts w:hint="eastAsia"/>
                <w:noProof/>
              </w:rPr>
            </w:rPrChange>
          </w:rPr>
          <w:delText>操作区</w:delText>
        </w:r>
        <w:r w:rsidDel="00173DB3">
          <w:rPr>
            <w:noProof/>
            <w:webHidden/>
          </w:rPr>
          <w:tab/>
          <w:delText>5</w:delText>
        </w:r>
      </w:del>
    </w:p>
    <w:p w:rsidR="006D3FC9" w:rsidDel="00173DB3" w:rsidRDefault="006D3FC9">
      <w:pPr>
        <w:pStyle w:val="30"/>
        <w:tabs>
          <w:tab w:val="right" w:leader="dot" w:pos="8296"/>
        </w:tabs>
        <w:spacing w:line="360" w:lineRule="auto"/>
        <w:rPr>
          <w:del w:id="261" w:author="陈钦成" w:date="2017-09-27T15:20:00Z"/>
          <w:noProof/>
        </w:rPr>
      </w:pPr>
      <w:del w:id="262" w:author="陈钦成" w:date="2017-09-27T15:20:00Z">
        <w:r w:rsidRPr="00173DB3" w:rsidDel="00173DB3">
          <w:rPr>
            <w:rPrChange w:id="263" w:author="陈钦成" w:date="2017-09-27T15:20:00Z">
              <w:rPr>
                <w:rStyle w:val="a5"/>
                <w:noProof/>
              </w:rPr>
            </w:rPrChange>
          </w:rPr>
          <w:delText xml:space="preserve">2.2.2 </w:delText>
        </w:r>
        <w:r w:rsidRPr="00173DB3" w:rsidDel="00173DB3">
          <w:rPr>
            <w:rFonts w:hint="eastAsia"/>
            <w:rPrChange w:id="264" w:author="陈钦成" w:date="2017-09-27T15:20:00Z">
              <w:rPr>
                <w:rStyle w:val="a5"/>
                <w:rFonts w:hint="eastAsia"/>
                <w:noProof/>
              </w:rPr>
            </w:rPrChange>
          </w:rPr>
          <w:delText>图表显示区</w:delText>
        </w:r>
        <w:r w:rsidDel="00173DB3">
          <w:rPr>
            <w:noProof/>
            <w:webHidden/>
          </w:rPr>
          <w:tab/>
          <w:delText>6</w:delText>
        </w:r>
      </w:del>
    </w:p>
    <w:p w:rsidR="006D3FC9" w:rsidDel="00173DB3" w:rsidRDefault="006D3FC9">
      <w:pPr>
        <w:pStyle w:val="20"/>
        <w:tabs>
          <w:tab w:val="left" w:pos="1050"/>
          <w:tab w:val="right" w:leader="dot" w:pos="8296"/>
        </w:tabs>
        <w:spacing w:line="360" w:lineRule="auto"/>
        <w:rPr>
          <w:del w:id="265" w:author="陈钦成" w:date="2017-09-27T15:20:00Z"/>
          <w:noProof/>
        </w:rPr>
      </w:pPr>
      <w:del w:id="266" w:author="陈钦成" w:date="2017-09-27T15:20:00Z">
        <w:r w:rsidRPr="00173DB3" w:rsidDel="00173DB3">
          <w:rPr>
            <w:rPrChange w:id="267" w:author="陈钦成" w:date="2017-09-27T15:20:00Z">
              <w:rPr>
                <w:rStyle w:val="a5"/>
                <w:noProof/>
              </w:rPr>
            </w:rPrChange>
          </w:rPr>
          <w:delText>2.3</w:delText>
        </w:r>
        <w:r w:rsidDel="00173DB3">
          <w:rPr>
            <w:noProof/>
          </w:rPr>
          <w:tab/>
        </w:r>
        <w:r w:rsidRPr="00173DB3" w:rsidDel="00173DB3">
          <w:rPr>
            <w:rFonts w:hint="eastAsia"/>
            <w:rPrChange w:id="268" w:author="陈钦成" w:date="2017-09-27T15:20:00Z">
              <w:rPr>
                <w:rStyle w:val="a5"/>
                <w:rFonts w:hint="eastAsia"/>
                <w:noProof/>
              </w:rPr>
            </w:rPrChange>
          </w:rPr>
          <w:delText>统计查询页面说明</w:delText>
        </w:r>
        <w:r w:rsidDel="00173DB3">
          <w:rPr>
            <w:noProof/>
            <w:webHidden/>
          </w:rPr>
          <w:tab/>
          <w:delText>7</w:delText>
        </w:r>
      </w:del>
    </w:p>
    <w:p w:rsidR="006D3FC9" w:rsidDel="00173DB3" w:rsidRDefault="006D3FC9">
      <w:pPr>
        <w:pStyle w:val="20"/>
        <w:tabs>
          <w:tab w:val="right" w:leader="dot" w:pos="8296"/>
        </w:tabs>
        <w:spacing w:line="360" w:lineRule="auto"/>
        <w:rPr>
          <w:del w:id="269" w:author="陈钦成" w:date="2017-09-27T15:20:00Z"/>
          <w:noProof/>
        </w:rPr>
      </w:pPr>
      <w:del w:id="270" w:author="陈钦成" w:date="2017-09-27T15:20:00Z">
        <w:r w:rsidRPr="00173DB3" w:rsidDel="00173DB3">
          <w:rPr>
            <w:rPrChange w:id="271" w:author="陈钦成" w:date="2017-09-27T15:20:00Z">
              <w:rPr>
                <w:rStyle w:val="a5"/>
                <w:b/>
                <w:noProof/>
              </w:rPr>
            </w:rPrChange>
          </w:rPr>
          <w:delText xml:space="preserve">2.4 </w:delText>
        </w:r>
        <w:r w:rsidRPr="00173DB3" w:rsidDel="00173DB3">
          <w:rPr>
            <w:rFonts w:hint="eastAsia"/>
            <w:rPrChange w:id="272" w:author="陈钦成" w:date="2017-09-27T15:20:00Z">
              <w:rPr>
                <w:rStyle w:val="a5"/>
                <w:rFonts w:hint="eastAsia"/>
                <w:b/>
                <w:noProof/>
              </w:rPr>
            </w:rPrChange>
          </w:rPr>
          <w:delText>数据自动刷新功能</w:delText>
        </w:r>
        <w:r w:rsidDel="00173DB3">
          <w:rPr>
            <w:noProof/>
            <w:webHidden/>
          </w:rPr>
          <w:tab/>
          <w:delText>9</w:delText>
        </w:r>
      </w:del>
    </w:p>
    <w:p w:rsidR="006D3FC9" w:rsidDel="00173DB3" w:rsidRDefault="006D3FC9">
      <w:pPr>
        <w:pStyle w:val="20"/>
        <w:tabs>
          <w:tab w:val="right" w:leader="dot" w:pos="8296"/>
        </w:tabs>
        <w:spacing w:line="360" w:lineRule="auto"/>
        <w:rPr>
          <w:del w:id="273" w:author="陈钦成" w:date="2017-09-27T15:20:00Z"/>
          <w:noProof/>
        </w:rPr>
      </w:pPr>
      <w:del w:id="274" w:author="陈钦成" w:date="2017-09-27T15:20:00Z">
        <w:r w:rsidRPr="00173DB3" w:rsidDel="00173DB3">
          <w:rPr>
            <w:rPrChange w:id="275" w:author="陈钦成" w:date="2017-09-27T15:20:00Z">
              <w:rPr>
                <w:rStyle w:val="a5"/>
                <w:b/>
                <w:noProof/>
              </w:rPr>
            </w:rPrChange>
          </w:rPr>
          <w:delText xml:space="preserve">2.5 </w:delText>
        </w:r>
        <w:r w:rsidRPr="00173DB3" w:rsidDel="00173DB3">
          <w:rPr>
            <w:rFonts w:hint="eastAsia"/>
            <w:rPrChange w:id="276" w:author="陈钦成" w:date="2017-09-27T15:20:00Z">
              <w:rPr>
                <w:rStyle w:val="a5"/>
                <w:rFonts w:hint="eastAsia"/>
                <w:b/>
                <w:noProof/>
              </w:rPr>
            </w:rPrChange>
          </w:rPr>
          <w:delText>数据缩放</w:delText>
        </w:r>
        <w:r w:rsidDel="00173DB3">
          <w:rPr>
            <w:noProof/>
            <w:webHidden/>
          </w:rPr>
          <w:tab/>
          <w:delText>10</w:delText>
        </w:r>
      </w:del>
    </w:p>
    <w:p w:rsidR="006D3FC9" w:rsidDel="00173DB3" w:rsidRDefault="006D3FC9">
      <w:pPr>
        <w:pStyle w:val="20"/>
        <w:tabs>
          <w:tab w:val="right" w:leader="dot" w:pos="8296"/>
        </w:tabs>
        <w:spacing w:line="360" w:lineRule="auto"/>
        <w:rPr>
          <w:del w:id="277" w:author="陈钦成" w:date="2017-09-27T15:20:00Z"/>
          <w:rStyle w:val="a5"/>
          <w:noProof/>
        </w:rPr>
      </w:pPr>
      <w:del w:id="278" w:author="陈钦成" w:date="2017-09-27T15:20:00Z">
        <w:r w:rsidRPr="00173DB3" w:rsidDel="00173DB3">
          <w:rPr>
            <w:rPrChange w:id="279" w:author="陈钦成" w:date="2017-09-27T15:20:00Z">
              <w:rPr>
                <w:rStyle w:val="a5"/>
                <w:b/>
                <w:noProof/>
              </w:rPr>
            </w:rPrChange>
          </w:rPr>
          <w:delText xml:space="preserve">2.6 </w:delText>
        </w:r>
        <w:r w:rsidRPr="00173DB3" w:rsidDel="00173DB3">
          <w:rPr>
            <w:rFonts w:hint="eastAsia"/>
            <w:rPrChange w:id="280" w:author="陈钦成" w:date="2017-09-27T15:20:00Z">
              <w:rPr>
                <w:rStyle w:val="a5"/>
                <w:rFonts w:hint="eastAsia"/>
                <w:b/>
                <w:noProof/>
              </w:rPr>
            </w:rPrChange>
          </w:rPr>
          <w:delText>退出系统</w:delText>
        </w:r>
        <w:r w:rsidDel="00173DB3">
          <w:rPr>
            <w:noProof/>
            <w:webHidden/>
          </w:rPr>
          <w:tab/>
          <w:delText>10</w:delText>
        </w:r>
      </w:del>
    </w:p>
    <w:p w:rsidR="006D3FC9" w:rsidDel="00173DB3" w:rsidRDefault="006D3FC9">
      <w:pPr>
        <w:spacing w:line="360" w:lineRule="auto"/>
        <w:rPr>
          <w:del w:id="281" w:author="陈钦成" w:date="2017-09-27T15:20:00Z"/>
          <w:noProof/>
        </w:rPr>
      </w:pPr>
    </w:p>
    <w:p w:rsidR="006D3FC9" w:rsidDel="00173DB3" w:rsidRDefault="006D3FC9">
      <w:pPr>
        <w:spacing w:line="360" w:lineRule="auto"/>
        <w:rPr>
          <w:del w:id="282" w:author="陈钦成" w:date="2017-09-27T15:20:00Z"/>
          <w:noProof/>
        </w:rPr>
      </w:pPr>
    </w:p>
    <w:p w:rsidR="006D3FC9" w:rsidDel="00173DB3" w:rsidRDefault="006D3FC9">
      <w:pPr>
        <w:spacing w:line="360" w:lineRule="auto"/>
        <w:rPr>
          <w:del w:id="283" w:author="陈钦成" w:date="2017-09-27T15:20:00Z"/>
          <w:noProof/>
        </w:rPr>
        <w:sectPr w:rsidR="006D3FC9" w:rsidDel="00173DB3" w:rsidSect="00B239FD">
          <w:pgSz w:w="11906" w:h="16838"/>
          <w:pgMar w:top="1440" w:right="1800" w:bottom="1440" w:left="1800" w:header="851" w:footer="850" w:gutter="0"/>
          <w:pgNumType w:start="1"/>
          <w:cols w:space="425"/>
          <w:titlePg/>
          <w:docGrid w:type="lines" w:linePitch="312"/>
        </w:sectPr>
      </w:pPr>
    </w:p>
    <w:p w:rsidR="00576D53" w:rsidRPr="00674CE8" w:rsidRDefault="00847200">
      <w:pPr>
        <w:pStyle w:val="a0"/>
        <w:numPr>
          <w:ilvl w:val="0"/>
          <w:numId w:val="1"/>
        </w:numPr>
        <w:spacing w:line="360" w:lineRule="auto"/>
        <w:ind w:left="357" w:firstLineChars="0" w:hanging="357"/>
        <w:outlineLvl w:val="0"/>
        <w:rPr>
          <w:b/>
          <w:sz w:val="32"/>
          <w:szCs w:val="32"/>
        </w:rPr>
      </w:pPr>
      <w:r>
        <w:rPr>
          <w:b/>
          <w:sz w:val="32"/>
          <w:szCs w:val="32"/>
        </w:rPr>
        <w:fldChar w:fldCharType="end"/>
      </w:r>
      <w:bookmarkStart w:id="284" w:name="_Toc494288942"/>
      <w:r w:rsidR="0009573E" w:rsidRPr="00674CE8">
        <w:rPr>
          <w:rFonts w:hint="eastAsia"/>
          <w:b/>
          <w:sz w:val="32"/>
          <w:szCs w:val="32"/>
        </w:rPr>
        <w:t>系统概述</w:t>
      </w:r>
      <w:bookmarkEnd w:id="284"/>
    </w:p>
    <w:p w:rsidR="0009573E" w:rsidRPr="00674CE8" w:rsidRDefault="0009573E" w:rsidP="00FB2743">
      <w:pPr>
        <w:pStyle w:val="a0"/>
        <w:spacing w:line="360" w:lineRule="auto"/>
        <w:ind w:left="357" w:firstLineChars="0" w:firstLine="0"/>
        <w:outlineLvl w:val="1"/>
        <w:rPr>
          <w:b/>
          <w:sz w:val="28"/>
          <w:szCs w:val="28"/>
        </w:rPr>
      </w:pPr>
      <w:bookmarkStart w:id="285" w:name="_Toc494288943"/>
      <w:r w:rsidRPr="00674CE8">
        <w:rPr>
          <w:rFonts w:hint="eastAsia"/>
          <w:b/>
          <w:sz w:val="28"/>
          <w:szCs w:val="28"/>
        </w:rPr>
        <w:t>1.1</w:t>
      </w:r>
      <w:r w:rsidRPr="00674CE8">
        <w:rPr>
          <w:rFonts w:hint="eastAsia"/>
          <w:b/>
          <w:sz w:val="28"/>
          <w:szCs w:val="28"/>
        </w:rPr>
        <w:t>系统概述</w:t>
      </w:r>
      <w:bookmarkEnd w:id="285"/>
    </w:p>
    <w:p w:rsidR="00CD1F50" w:rsidRDefault="00CD1F50" w:rsidP="00FB2743">
      <w:pPr>
        <w:pStyle w:val="a0"/>
        <w:spacing w:line="360" w:lineRule="auto"/>
        <w:ind w:left="360" w:firstLineChars="0" w:firstLine="0"/>
      </w:pPr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 w:rsidR="00CF44AC">
        <w:rPr>
          <w:rFonts w:hint="eastAsia"/>
        </w:rPr>
        <w:t>城轨</w:t>
      </w:r>
      <w:r>
        <w:rPr>
          <w:rFonts w:hint="eastAsia"/>
        </w:rPr>
        <w:t>道岔</w:t>
      </w:r>
      <w:proofErr w:type="gramEnd"/>
      <w:r w:rsidR="003B3808">
        <w:rPr>
          <w:rFonts w:hint="eastAsia"/>
        </w:rPr>
        <w:t>转辙机</w:t>
      </w:r>
      <w:r>
        <w:rPr>
          <w:rFonts w:hint="eastAsia"/>
        </w:rPr>
        <w:t>在线监测系统是基于</w:t>
      </w:r>
      <w:r w:rsidR="003B3808">
        <w:rPr>
          <w:rFonts w:hint="eastAsia"/>
        </w:rPr>
        <w:t>C++</w:t>
      </w:r>
      <w:r w:rsidR="003B3808">
        <w:rPr>
          <w:rFonts w:hint="eastAsia"/>
        </w:rPr>
        <w:t>语言</w:t>
      </w:r>
      <w:r>
        <w:rPr>
          <w:rFonts w:hint="eastAsia"/>
        </w:rPr>
        <w:t>进行开发和实现的，</w:t>
      </w:r>
      <w:r w:rsidR="003B3808">
        <w:rPr>
          <w:rFonts w:ascii="宋体" w:hAnsi="宋体" w:hint="eastAsia"/>
          <w:szCs w:val="21"/>
        </w:rPr>
        <w:t>采用功能模块化</w:t>
      </w:r>
      <w:r w:rsidR="003B3808" w:rsidRPr="00E8177E">
        <w:rPr>
          <w:rFonts w:ascii="宋体" w:hAnsi="宋体" w:hint="eastAsia"/>
          <w:szCs w:val="21"/>
        </w:rPr>
        <w:t>的设计思路</w:t>
      </w:r>
      <w:r w:rsidR="003B3808">
        <w:rPr>
          <w:rFonts w:ascii="宋体" w:hAnsi="宋体" w:hint="eastAsia"/>
          <w:szCs w:val="21"/>
        </w:rPr>
        <w:t>，具有良好的人机交互界面，</w:t>
      </w:r>
      <w:r w:rsidR="003B3808" w:rsidRPr="00E8177E">
        <w:rPr>
          <w:rFonts w:ascii="宋体" w:hAnsi="宋体" w:hint="eastAsia"/>
          <w:szCs w:val="21"/>
        </w:rPr>
        <w:t>实现</w:t>
      </w:r>
      <w:bookmarkStart w:id="286" w:name="OLE_LINK21"/>
      <w:bookmarkStart w:id="287" w:name="OLE_LINK22"/>
      <w:r w:rsidR="003B3808">
        <w:rPr>
          <w:rFonts w:ascii="宋体" w:hAnsi="宋体" w:hint="eastAsia"/>
          <w:szCs w:val="21"/>
        </w:rPr>
        <w:t>多通道实时采集、分析、判断、查询</w:t>
      </w:r>
      <w:r w:rsidR="003B3808" w:rsidRPr="00E8177E">
        <w:rPr>
          <w:rFonts w:ascii="宋体" w:hAnsi="宋体" w:hint="eastAsia"/>
          <w:szCs w:val="21"/>
        </w:rPr>
        <w:t>等功能</w:t>
      </w:r>
      <w:bookmarkEnd w:id="286"/>
      <w:bookmarkEnd w:id="287"/>
      <w:r w:rsidR="003B3808" w:rsidRPr="00E8177E">
        <w:rPr>
          <w:rFonts w:ascii="宋体" w:hAnsi="宋体" w:hint="eastAsia"/>
          <w:szCs w:val="21"/>
        </w:rPr>
        <w:t>，</w:t>
      </w:r>
      <w:bookmarkStart w:id="288" w:name="OLE_LINK5"/>
      <w:bookmarkStart w:id="289" w:name="OLE_LINK6"/>
      <w:r w:rsidR="003B3808">
        <w:rPr>
          <w:rFonts w:ascii="宋体" w:hAnsi="宋体" w:hint="eastAsia"/>
          <w:szCs w:val="21"/>
        </w:rPr>
        <w:t>具有自动触发采集、实时数据分析与</w:t>
      </w:r>
      <w:r w:rsidR="00172147" w:rsidRPr="00172147">
        <w:rPr>
          <w:rFonts w:ascii="宋体" w:hAnsi="宋体" w:hint="eastAsia"/>
          <w:szCs w:val="21"/>
        </w:rPr>
        <w:t>历史数据查询统计</w:t>
      </w:r>
      <w:r w:rsidR="003B3808">
        <w:rPr>
          <w:rFonts w:ascii="宋体" w:hAnsi="宋体" w:hint="eastAsia"/>
          <w:szCs w:val="21"/>
        </w:rPr>
        <w:t>的功能，准确分析识别八种故障类型与严重程度，</w:t>
      </w:r>
      <w:r w:rsidR="00C20B3B">
        <w:rPr>
          <w:rFonts w:ascii="宋体" w:hAnsi="宋体" w:hint="eastAsia"/>
          <w:szCs w:val="21"/>
        </w:rPr>
        <w:t>实现道岔裂纹全天候</w:t>
      </w:r>
      <w:r w:rsidR="003B3808" w:rsidRPr="003B3808">
        <w:rPr>
          <w:rFonts w:ascii="宋体" w:hAnsi="宋体" w:hint="eastAsia"/>
          <w:szCs w:val="21"/>
        </w:rPr>
        <w:t>实时监测，</w:t>
      </w:r>
      <w:r w:rsidR="003B3808">
        <w:rPr>
          <w:rFonts w:ascii="宋体" w:hAnsi="宋体" w:hint="eastAsia"/>
          <w:szCs w:val="21"/>
        </w:rPr>
        <w:t>为轨道维修保养提供参考策略</w:t>
      </w:r>
      <w:r w:rsidR="003B3808" w:rsidRPr="002D5715">
        <w:rPr>
          <w:rFonts w:ascii="宋体" w:hAnsi="宋体" w:hint="eastAsia"/>
          <w:szCs w:val="21"/>
        </w:rPr>
        <w:t>。</w:t>
      </w:r>
      <w:bookmarkEnd w:id="288"/>
      <w:bookmarkEnd w:id="289"/>
    </w:p>
    <w:p w:rsidR="00DA3F8A" w:rsidRDefault="00172147" w:rsidP="00172147">
      <w:pPr>
        <w:spacing w:line="360" w:lineRule="auto"/>
        <w:jc w:val="center"/>
      </w:pPr>
      <w:r>
        <w:rPr>
          <w:noProof/>
        </w:rPr>
        <w:drawing>
          <wp:inline distT="0" distB="0" distL="0" distR="0" wp14:anchorId="073DE5A6" wp14:editId="6C9FB7F7">
            <wp:extent cx="5274310" cy="326379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E88" w:rsidRPr="00CD1F50" w:rsidRDefault="004D2E88" w:rsidP="00172147">
      <w:pPr>
        <w:spacing w:line="360" w:lineRule="auto"/>
        <w:jc w:val="center"/>
      </w:pPr>
    </w:p>
    <w:p w:rsidR="00DA3F8A" w:rsidRPr="0032286C" w:rsidRDefault="0009573E" w:rsidP="00FB2743">
      <w:pPr>
        <w:pStyle w:val="a0"/>
        <w:spacing w:line="360" w:lineRule="auto"/>
        <w:ind w:left="357" w:firstLineChars="0" w:firstLine="0"/>
        <w:outlineLvl w:val="1"/>
        <w:rPr>
          <w:b/>
          <w:sz w:val="28"/>
          <w:szCs w:val="28"/>
        </w:rPr>
      </w:pPr>
      <w:bookmarkStart w:id="290" w:name="_Toc494288944"/>
      <w:r w:rsidRPr="00674CE8">
        <w:rPr>
          <w:rFonts w:hint="eastAsia"/>
          <w:b/>
          <w:sz w:val="28"/>
          <w:szCs w:val="28"/>
        </w:rPr>
        <w:t>1.2</w:t>
      </w:r>
      <w:r w:rsidRPr="00674CE8">
        <w:rPr>
          <w:rFonts w:hint="eastAsia"/>
          <w:b/>
          <w:sz w:val="28"/>
          <w:szCs w:val="28"/>
        </w:rPr>
        <w:t>系统主要功能</w:t>
      </w:r>
      <w:bookmarkEnd w:id="290"/>
    </w:p>
    <w:p w:rsidR="00DA3F8A" w:rsidRDefault="00DA3F8A" w:rsidP="00FB2743">
      <w:pPr>
        <w:pStyle w:val="a0"/>
        <w:spacing w:line="360" w:lineRule="auto"/>
        <w:ind w:left="360" w:firstLineChars="0" w:firstLine="0"/>
      </w:pPr>
      <w:r>
        <w:rPr>
          <w:rFonts w:hint="eastAsia"/>
        </w:rPr>
        <w:tab/>
      </w:r>
      <w:r>
        <w:rPr>
          <w:rFonts w:hint="eastAsia"/>
        </w:rPr>
        <w:tab/>
      </w:r>
      <w:bookmarkStart w:id="291" w:name="OLE_LINK1"/>
      <w:r w:rsidRPr="004D2E88">
        <w:rPr>
          <w:rFonts w:hint="eastAsia"/>
          <w:b/>
        </w:rPr>
        <w:t>实时</w:t>
      </w:r>
      <w:r w:rsidR="0032286C" w:rsidRPr="004D2E88">
        <w:rPr>
          <w:rFonts w:hint="eastAsia"/>
          <w:b/>
        </w:rPr>
        <w:t>触发</w:t>
      </w:r>
      <w:r w:rsidRPr="004D2E88">
        <w:rPr>
          <w:rFonts w:hint="eastAsia"/>
          <w:b/>
        </w:rPr>
        <w:t>采集</w:t>
      </w:r>
      <w:r>
        <w:rPr>
          <w:rFonts w:hint="eastAsia"/>
        </w:rPr>
        <w:t>：在程序后台实时采集</w:t>
      </w:r>
      <w:r w:rsidR="006A6383">
        <w:rPr>
          <w:rFonts w:hint="eastAsia"/>
        </w:rPr>
        <w:t>信号并</w:t>
      </w:r>
      <w:r w:rsidR="0032286C">
        <w:rPr>
          <w:rFonts w:hint="eastAsia"/>
        </w:rPr>
        <w:t>根据触发条件进行数据分析与保存</w:t>
      </w:r>
      <w:bookmarkEnd w:id="291"/>
      <w:r w:rsidR="006A6383">
        <w:rPr>
          <w:rFonts w:hint="eastAsia"/>
        </w:rPr>
        <w:t>；</w:t>
      </w:r>
    </w:p>
    <w:p w:rsidR="0032286C" w:rsidRDefault="0032286C" w:rsidP="00FB2743">
      <w:pPr>
        <w:pStyle w:val="a0"/>
        <w:spacing w:line="360" w:lineRule="auto"/>
        <w:ind w:left="360" w:firstLineChars="0" w:firstLine="0"/>
      </w:pPr>
      <w:r>
        <w:rPr>
          <w:rFonts w:hint="eastAsia"/>
        </w:rPr>
        <w:tab/>
      </w:r>
      <w:r>
        <w:rPr>
          <w:rFonts w:hint="eastAsia"/>
        </w:rPr>
        <w:tab/>
      </w:r>
      <w:r w:rsidRPr="004D2E88">
        <w:rPr>
          <w:rFonts w:hint="eastAsia"/>
          <w:b/>
        </w:rPr>
        <w:t>故障诊断</w:t>
      </w:r>
      <w:r>
        <w:rPr>
          <w:rFonts w:hint="eastAsia"/>
        </w:rPr>
        <w:t>：</w:t>
      </w:r>
      <w:r w:rsidR="006637DC">
        <w:rPr>
          <w:rFonts w:hint="eastAsia"/>
        </w:rPr>
        <w:t>利用定性趋势分析算法，结合模糊算法与专家系统进行故障诊断与预测；</w:t>
      </w:r>
    </w:p>
    <w:p w:rsidR="00DA3F8A" w:rsidRDefault="00DA3F8A" w:rsidP="00FB2743">
      <w:pPr>
        <w:pStyle w:val="a0"/>
        <w:spacing w:line="360" w:lineRule="auto"/>
        <w:ind w:left="360" w:firstLineChars="0" w:firstLine="0"/>
      </w:pPr>
      <w:r>
        <w:rPr>
          <w:rFonts w:hint="eastAsia"/>
        </w:rPr>
        <w:tab/>
      </w:r>
      <w:r>
        <w:rPr>
          <w:rFonts w:hint="eastAsia"/>
        </w:rPr>
        <w:tab/>
      </w:r>
      <w:r w:rsidR="006637DC" w:rsidRPr="004D2E88">
        <w:rPr>
          <w:rFonts w:hint="eastAsia"/>
          <w:b/>
        </w:rPr>
        <w:t>实时数据显示</w:t>
      </w:r>
      <w:r w:rsidR="006637DC">
        <w:rPr>
          <w:rFonts w:hint="eastAsia"/>
        </w:rPr>
        <w:t>：</w:t>
      </w:r>
      <w:r w:rsidR="00ED2601">
        <w:rPr>
          <w:rFonts w:hint="eastAsia"/>
        </w:rPr>
        <w:t>可实时显示当前采集的一次数据，并与参考曲线合并对比显示；</w:t>
      </w:r>
    </w:p>
    <w:p w:rsidR="003F1505" w:rsidRDefault="003F1505" w:rsidP="00FB2743">
      <w:pPr>
        <w:pStyle w:val="a0"/>
        <w:spacing w:line="360" w:lineRule="auto"/>
        <w:ind w:left="360" w:firstLineChars="0" w:firstLine="0"/>
      </w:pPr>
      <w:r>
        <w:rPr>
          <w:rFonts w:hint="eastAsia"/>
        </w:rPr>
        <w:tab/>
      </w:r>
      <w:r>
        <w:rPr>
          <w:rFonts w:hint="eastAsia"/>
        </w:rPr>
        <w:tab/>
      </w:r>
      <w:r w:rsidRPr="004D2E88">
        <w:rPr>
          <w:rFonts w:hint="eastAsia"/>
          <w:b/>
        </w:rPr>
        <w:t>对象与通道选择</w:t>
      </w:r>
      <w:r>
        <w:rPr>
          <w:rFonts w:hint="eastAsia"/>
        </w:rPr>
        <w:t>：</w:t>
      </w:r>
      <w:r w:rsidR="00ED2601">
        <w:rPr>
          <w:rFonts w:hint="eastAsia"/>
        </w:rPr>
        <w:t>可选择不同的监测对象，可选择不同的采集通道数据进行显示；</w:t>
      </w:r>
    </w:p>
    <w:p w:rsidR="003F1505" w:rsidRDefault="003F1505" w:rsidP="00FB2743">
      <w:pPr>
        <w:pStyle w:val="a0"/>
        <w:spacing w:line="360" w:lineRule="auto"/>
        <w:ind w:left="360" w:firstLineChars="0" w:firstLine="0"/>
      </w:pPr>
      <w:r>
        <w:rPr>
          <w:rFonts w:hint="eastAsia"/>
        </w:rPr>
        <w:tab/>
      </w:r>
      <w:r>
        <w:rPr>
          <w:rFonts w:hint="eastAsia"/>
        </w:rPr>
        <w:tab/>
      </w:r>
      <w:r w:rsidRPr="004D2E88">
        <w:rPr>
          <w:rFonts w:hint="eastAsia"/>
          <w:b/>
        </w:rPr>
        <w:t>历史数据</w:t>
      </w:r>
      <w:r w:rsidR="00172147" w:rsidRPr="004D2E88">
        <w:rPr>
          <w:rFonts w:hint="eastAsia"/>
          <w:b/>
        </w:rPr>
        <w:t>查询统计</w:t>
      </w:r>
      <w:r>
        <w:rPr>
          <w:rFonts w:hint="eastAsia"/>
        </w:rPr>
        <w:t>：</w:t>
      </w:r>
      <w:r w:rsidR="00B239FD">
        <w:rPr>
          <w:rFonts w:hint="eastAsia"/>
        </w:rPr>
        <w:t>可</w:t>
      </w:r>
      <w:r w:rsidR="00B239FD" w:rsidRPr="00B239FD">
        <w:rPr>
          <w:rFonts w:hint="eastAsia"/>
        </w:rPr>
        <w:t>任意选择</w:t>
      </w:r>
      <w:r w:rsidR="00ED2601" w:rsidRPr="00B239FD">
        <w:rPr>
          <w:rFonts w:hint="eastAsia"/>
        </w:rPr>
        <w:t>最近</w:t>
      </w:r>
      <w:r w:rsidR="00B239FD">
        <w:rPr>
          <w:rFonts w:hint="eastAsia"/>
        </w:rPr>
        <w:t>10</w:t>
      </w:r>
      <w:r w:rsidR="00B239FD">
        <w:rPr>
          <w:rFonts w:hint="eastAsia"/>
        </w:rPr>
        <w:t>次、一天、一周、一个月以及任意自定义时间段内的采集数据</w:t>
      </w:r>
      <w:r w:rsidR="00ED2601" w:rsidRPr="00B239FD">
        <w:rPr>
          <w:rFonts w:hint="eastAsia"/>
        </w:rPr>
        <w:t>进行</w:t>
      </w:r>
      <w:r w:rsidR="00B239FD">
        <w:rPr>
          <w:rFonts w:hint="eastAsia"/>
        </w:rPr>
        <w:t>监测</w:t>
      </w:r>
      <w:r w:rsidR="00ED2601" w:rsidRPr="00B239FD">
        <w:rPr>
          <w:rFonts w:hint="eastAsia"/>
        </w:rPr>
        <w:t>显示；</w:t>
      </w:r>
    </w:p>
    <w:p w:rsidR="00D362BD" w:rsidRDefault="00D362BD" w:rsidP="00FB2743">
      <w:pPr>
        <w:pStyle w:val="a0"/>
        <w:spacing w:line="360" w:lineRule="auto"/>
        <w:ind w:left="360" w:firstLineChars="0" w:firstLine="0"/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数据导出</w:t>
      </w:r>
      <w:r w:rsidRPr="008B6CB9">
        <w:rPr>
          <w:rFonts w:hint="eastAsia"/>
        </w:rPr>
        <w:t>：</w:t>
      </w:r>
      <w:r>
        <w:rPr>
          <w:rFonts w:hint="eastAsia"/>
        </w:rPr>
        <w:t>可导出查询的数据，并保存为</w:t>
      </w:r>
      <w:r>
        <w:rPr>
          <w:rFonts w:hint="eastAsia"/>
        </w:rPr>
        <w:t>CSV</w:t>
      </w:r>
      <w:r>
        <w:rPr>
          <w:rFonts w:hint="eastAsia"/>
        </w:rPr>
        <w:t>格式文件。</w:t>
      </w:r>
    </w:p>
    <w:p w:rsidR="003F1505" w:rsidRDefault="003F1505" w:rsidP="00FB2743">
      <w:pPr>
        <w:pStyle w:val="a0"/>
        <w:spacing w:line="360" w:lineRule="auto"/>
        <w:ind w:left="360" w:firstLineChars="0" w:firstLine="0"/>
      </w:pPr>
      <w:r>
        <w:rPr>
          <w:rFonts w:hint="eastAsia"/>
        </w:rPr>
        <w:tab/>
      </w:r>
      <w:r>
        <w:rPr>
          <w:rFonts w:hint="eastAsia"/>
        </w:rPr>
        <w:tab/>
      </w:r>
      <w:r w:rsidRPr="004D2E88">
        <w:rPr>
          <w:rFonts w:hint="eastAsia"/>
          <w:b/>
        </w:rPr>
        <w:t>位置自动判断</w:t>
      </w:r>
      <w:r>
        <w:rPr>
          <w:rFonts w:hint="eastAsia"/>
        </w:rPr>
        <w:t>：</w:t>
      </w:r>
      <w:r w:rsidR="00ED2601">
        <w:rPr>
          <w:rFonts w:hint="eastAsia"/>
        </w:rPr>
        <w:t>根据采集的数据自动判断转辙机当前的位置状态；</w:t>
      </w:r>
    </w:p>
    <w:p w:rsidR="00172147" w:rsidRDefault="00172147" w:rsidP="00FB2743">
      <w:pPr>
        <w:pStyle w:val="a0"/>
        <w:spacing w:line="360" w:lineRule="auto"/>
        <w:ind w:left="360" w:firstLineChars="0" w:firstLine="0"/>
      </w:pPr>
    </w:p>
    <w:p w:rsidR="004D1110" w:rsidRDefault="004D1110" w:rsidP="008B6CB9">
      <w:pPr>
        <w:spacing w:line="360" w:lineRule="auto"/>
        <w:sectPr w:rsidR="004D1110" w:rsidSect="00B239FD">
          <w:pgSz w:w="11906" w:h="16838"/>
          <w:pgMar w:top="1440" w:right="1800" w:bottom="1440" w:left="1800" w:header="851" w:footer="850" w:gutter="0"/>
          <w:pgNumType w:start="1"/>
          <w:cols w:space="425"/>
          <w:titlePg/>
          <w:docGrid w:type="lines" w:linePitch="312"/>
        </w:sectPr>
      </w:pPr>
    </w:p>
    <w:p w:rsidR="0009573E" w:rsidRPr="00674CE8" w:rsidRDefault="0009573E" w:rsidP="00FB2743">
      <w:pPr>
        <w:pStyle w:val="a0"/>
        <w:numPr>
          <w:ilvl w:val="0"/>
          <w:numId w:val="1"/>
        </w:numPr>
        <w:spacing w:line="360" w:lineRule="auto"/>
        <w:ind w:left="357" w:firstLineChars="0" w:hanging="357"/>
        <w:outlineLvl w:val="0"/>
        <w:rPr>
          <w:b/>
          <w:sz w:val="32"/>
          <w:szCs w:val="32"/>
        </w:rPr>
      </w:pPr>
      <w:bookmarkStart w:id="292" w:name="_Toc494288945"/>
      <w:r w:rsidRPr="00674CE8">
        <w:rPr>
          <w:rFonts w:hint="eastAsia"/>
          <w:b/>
          <w:sz w:val="32"/>
          <w:szCs w:val="32"/>
        </w:rPr>
        <w:lastRenderedPageBreak/>
        <w:t>系统操作</w:t>
      </w:r>
      <w:bookmarkEnd w:id="292"/>
    </w:p>
    <w:p w:rsidR="00631BE5" w:rsidRDefault="0032647C">
      <w:pPr>
        <w:pStyle w:val="2"/>
        <w:spacing w:line="360" w:lineRule="auto"/>
      </w:pPr>
      <w:bookmarkStart w:id="293" w:name="_Toc494288946"/>
      <w:r w:rsidRPr="008B6CB9">
        <w:rPr>
          <w:b w:val="0"/>
        </w:rPr>
        <w:t>2.</w:t>
      </w:r>
      <w:r>
        <w:rPr>
          <w:rFonts w:hint="eastAsia"/>
        </w:rPr>
        <w:t xml:space="preserve">1 </w:t>
      </w:r>
      <w:r w:rsidR="00631BE5">
        <w:rPr>
          <w:rFonts w:hint="eastAsia"/>
        </w:rPr>
        <w:t>登</w:t>
      </w:r>
      <w:r>
        <w:rPr>
          <w:rFonts w:hint="eastAsia"/>
        </w:rPr>
        <w:t>录</w:t>
      </w:r>
      <w:r w:rsidR="00631BE5">
        <w:rPr>
          <w:rFonts w:hint="eastAsia"/>
        </w:rPr>
        <w:t>界面</w:t>
      </w:r>
      <w:bookmarkEnd w:id="293"/>
    </w:p>
    <w:p w:rsidR="0032647C" w:rsidRDefault="0032647C" w:rsidP="008B6CB9">
      <w:pPr>
        <w:pStyle w:val="a0"/>
        <w:spacing w:line="360" w:lineRule="auto"/>
        <w:ind w:left="360" w:firstLineChars="0" w:firstLine="0"/>
      </w:pPr>
      <w:r>
        <w:tab/>
      </w:r>
      <w:r>
        <w:tab/>
      </w:r>
      <w:r>
        <w:rPr>
          <w:rFonts w:hint="eastAsia"/>
        </w:rPr>
        <w:t>打开系统软件，首先显示如图</w:t>
      </w:r>
      <w:r>
        <w:rPr>
          <w:rFonts w:hint="eastAsia"/>
        </w:rPr>
        <w:t>2.1</w:t>
      </w:r>
      <w:r>
        <w:rPr>
          <w:rFonts w:hint="eastAsia"/>
        </w:rPr>
        <w:t>所示的登录界面，默认用户名</w:t>
      </w:r>
      <w:r>
        <w:rPr>
          <w:rFonts w:hint="eastAsia"/>
        </w:rPr>
        <w:t>admin</w:t>
      </w:r>
      <w:r>
        <w:rPr>
          <w:rFonts w:hint="eastAsia"/>
        </w:rPr>
        <w:t>，密码</w:t>
      </w:r>
      <w:r>
        <w:rPr>
          <w:rFonts w:hint="eastAsia"/>
        </w:rPr>
        <w:t>123456</w:t>
      </w:r>
      <w:r>
        <w:rPr>
          <w:rFonts w:hint="eastAsia"/>
        </w:rPr>
        <w:t>。点击登录按钮，登录成功后将进入系统主界面</w:t>
      </w:r>
      <w:r w:rsidR="00226A28">
        <w:rPr>
          <w:rFonts w:hint="eastAsia"/>
        </w:rPr>
        <w:t>；</w:t>
      </w:r>
      <w:r>
        <w:rPr>
          <w:rFonts w:hint="eastAsia"/>
        </w:rPr>
        <w:t>若登录信息有误，将弹出</w:t>
      </w:r>
      <w:r w:rsidR="00226A28">
        <w:rPr>
          <w:rFonts w:hint="eastAsia"/>
        </w:rPr>
        <w:t>图</w:t>
      </w:r>
      <w:r w:rsidR="00226A28">
        <w:rPr>
          <w:rFonts w:hint="eastAsia"/>
        </w:rPr>
        <w:t>2.2</w:t>
      </w:r>
      <w:r w:rsidR="00226A28">
        <w:rPr>
          <w:rFonts w:hint="eastAsia"/>
        </w:rPr>
        <w:t>所示的错误提示框，请点击确定后检查确认登录信息无误后再次登录。</w:t>
      </w:r>
    </w:p>
    <w:p w:rsidR="0032647C" w:rsidRDefault="0032647C" w:rsidP="008B6CB9">
      <w:pPr>
        <w:pStyle w:val="a0"/>
        <w:ind w:left="357" w:firstLineChars="0" w:firstLine="0"/>
      </w:pPr>
      <w:r w:rsidRPr="008B6CB9">
        <w:rPr>
          <w:noProof/>
        </w:rPr>
        <w:drawing>
          <wp:inline distT="0" distB="0" distL="0" distR="0" wp14:anchorId="46617471" wp14:editId="23BCFAAE">
            <wp:extent cx="5274310" cy="326326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47C" w:rsidRDefault="0032647C" w:rsidP="008B6CB9">
      <w:pPr>
        <w:pStyle w:val="a0"/>
        <w:ind w:left="357"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>2.1</w:t>
      </w:r>
      <w:r>
        <w:t xml:space="preserve">  </w:t>
      </w:r>
      <w:r>
        <w:rPr>
          <w:rFonts w:hint="eastAsia"/>
        </w:rPr>
        <w:t>登录界面</w:t>
      </w:r>
    </w:p>
    <w:p w:rsidR="00226A28" w:rsidRDefault="00226A28" w:rsidP="008B6CB9">
      <w:pPr>
        <w:pStyle w:val="a0"/>
        <w:ind w:left="357" w:firstLineChars="0" w:firstLine="0"/>
        <w:jc w:val="center"/>
      </w:pPr>
    </w:p>
    <w:p w:rsidR="00226A28" w:rsidRDefault="00226A28" w:rsidP="008B6CB9">
      <w:pPr>
        <w:pStyle w:val="a0"/>
        <w:ind w:left="357" w:firstLineChars="0" w:firstLine="0"/>
        <w:jc w:val="center"/>
      </w:pPr>
      <w:r w:rsidRPr="008B6CB9">
        <w:rPr>
          <w:noProof/>
        </w:rPr>
        <w:drawing>
          <wp:inline distT="0" distB="0" distL="0" distR="0" wp14:anchorId="23E9A0B5" wp14:editId="54C6FBC5">
            <wp:extent cx="2313830" cy="1542554"/>
            <wp:effectExtent l="0" t="0" r="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26342" cy="155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A28" w:rsidRDefault="00226A28" w:rsidP="008B6CB9">
      <w:pPr>
        <w:pStyle w:val="a0"/>
        <w:ind w:left="357"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>2.2</w:t>
      </w:r>
      <w:r>
        <w:t xml:space="preserve"> </w:t>
      </w:r>
      <w:r w:rsidR="006D3FC9">
        <w:t xml:space="preserve"> </w:t>
      </w:r>
      <w:r>
        <w:rPr>
          <w:rFonts w:hint="eastAsia"/>
        </w:rPr>
        <w:t>登录错误提示</w:t>
      </w:r>
    </w:p>
    <w:p w:rsidR="006D3FC9" w:rsidRPr="008B6CB9" w:rsidRDefault="006D3FC9" w:rsidP="008B6CB9">
      <w:pPr>
        <w:pStyle w:val="a0"/>
        <w:ind w:left="357" w:firstLineChars="0" w:firstLine="0"/>
        <w:jc w:val="center"/>
      </w:pPr>
    </w:p>
    <w:p w:rsidR="00D41B1A" w:rsidRPr="00942316" w:rsidRDefault="00D41B1A" w:rsidP="00FB2743">
      <w:pPr>
        <w:pStyle w:val="2"/>
        <w:spacing w:line="360" w:lineRule="auto"/>
      </w:pPr>
      <w:bookmarkStart w:id="294" w:name="_Toc494288947"/>
      <w:r w:rsidRPr="00942316">
        <w:rPr>
          <w:rFonts w:hint="eastAsia"/>
        </w:rPr>
        <w:t>2.</w:t>
      </w:r>
      <w:r w:rsidR="0032647C">
        <w:rPr>
          <w:rFonts w:hint="eastAsia"/>
        </w:rPr>
        <w:t>2</w:t>
      </w:r>
      <w:r w:rsidR="003A40FB">
        <w:t xml:space="preserve"> </w:t>
      </w:r>
      <w:r w:rsidR="003A40FB">
        <w:t>主</w:t>
      </w:r>
      <w:r w:rsidR="0072395A" w:rsidRPr="00942316">
        <w:rPr>
          <w:rFonts w:hint="eastAsia"/>
        </w:rPr>
        <w:t>界面说明</w:t>
      </w:r>
      <w:bookmarkEnd w:id="294"/>
    </w:p>
    <w:p w:rsidR="00C20B3B" w:rsidRDefault="0072395A" w:rsidP="00FB2743">
      <w:pPr>
        <w:pStyle w:val="a0"/>
        <w:spacing w:line="360" w:lineRule="auto"/>
        <w:ind w:left="360" w:firstLineChars="0" w:firstLine="0"/>
      </w:pPr>
      <w:r>
        <w:rPr>
          <w:rFonts w:hint="eastAsia"/>
        </w:rPr>
        <w:tab/>
      </w:r>
      <w:r>
        <w:rPr>
          <w:rFonts w:hint="eastAsia"/>
        </w:rPr>
        <w:tab/>
      </w:r>
      <w:r w:rsidR="0032647C">
        <w:rPr>
          <w:rFonts w:hint="eastAsia"/>
        </w:rPr>
        <w:t>登录成功后进入系统</w:t>
      </w:r>
      <w:r w:rsidR="00172147">
        <w:rPr>
          <w:rFonts w:hint="eastAsia"/>
        </w:rPr>
        <w:t>主界面</w:t>
      </w:r>
      <w:r w:rsidR="00ED2601">
        <w:rPr>
          <w:rFonts w:hint="eastAsia"/>
        </w:rPr>
        <w:t>，软件</w:t>
      </w:r>
      <w:r w:rsidR="00172147">
        <w:rPr>
          <w:rFonts w:hint="eastAsia"/>
        </w:rPr>
        <w:t>将</w:t>
      </w:r>
      <w:r w:rsidR="00ED2601">
        <w:rPr>
          <w:rFonts w:hint="eastAsia"/>
        </w:rPr>
        <w:t>自动连接数据库，连接成功后在状态栏左</w:t>
      </w:r>
      <w:r w:rsidR="00172147">
        <w:rPr>
          <w:rFonts w:hint="eastAsia"/>
        </w:rPr>
        <w:t>下</w:t>
      </w:r>
      <w:r w:rsidR="00ED2601">
        <w:rPr>
          <w:rFonts w:hint="eastAsia"/>
        </w:rPr>
        <w:t>方显示“</w:t>
      </w:r>
      <w:r w:rsidR="00B239FD">
        <w:rPr>
          <w:rFonts w:hint="eastAsia"/>
        </w:rPr>
        <w:t>已连接</w:t>
      </w:r>
      <w:r w:rsidR="00ED2601">
        <w:rPr>
          <w:rFonts w:hint="eastAsia"/>
        </w:rPr>
        <w:t>数据库”</w:t>
      </w:r>
      <w:r w:rsidR="00172147">
        <w:rPr>
          <w:rFonts w:hint="eastAsia"/>
        </w:rPr>
        <w:t>；</w:t>
      </w:r>
      <w:r w:rsidR="00ED2601">
        <w:rPr>
          <w:rFonts w:hint="eastAsia"/>
        </w:rPr>
        <w:t>若连接</w:t>
      </w:r>
      <w:r w:rsidR="00194418">
        <w:rPr>
          <w:rFonts w:hint="eastAsia"/>
        </w:rPr>
        <w:t>失败</w:t>
      </w:r>
      <w:r w:rsidR="00ED2601">
        <w:rPr>
          <w:rFonts w:hint="eastAsia"/>
        </w:rPr>
        <w:t>，会弹出对话框提示</w:t>
      </w:r>
      <w:r w:rsidR="008D36E6">
        <w:rPr>
          <w:rFonts w:hint="eastAsia"/>
        </w:rPr>
        <w:t>连接失败和</w:t>
      </w:r>
      <w:r w:rsidR="00F3617F">
        <w:rPr>
          <w:rFonts w:hint="eastAsia"/>
        </w:rPr>
        <w:t>提示信息</w:t>
      </w:r>
      <w:r w:rsidR="00C20B3B">
        <w:rPr>
          <w:rFonts w:hint="eastAsia"/>
        </w:rPr>
        <w:t>，此时请按照提示排除故障</w:t>
      </w:r>
      <w:r w:rsidR="00F3617F">
        <w:rPr>
          <w:rFonts w:hint="eastAsia"/>
        </w:rPr>
        <w:t>后，</w:t>
      </w:r>
      <w:r w:rsidR="0032647C">
        <w:rPr>
          <w:rFonts w:hint="eastAsia"/>
        </w:rPr>
        <w:t>再</w:t>
      </w:r>
      <w:r w:rsidR="00C20B3B">
        <w:rPr>
          <w:rFonts w:hint="eastAsia"/>
        </w:rPr>
        <w:t>重新启动软件</w:t>
      </w:r>
      <w:r w:rsidR="00ED2601">
        <w:rPr>
          <w:rFonts w:hint="eastAsia"/>
        </w:rPr>
        <w:t>。</w:t>
      </w:r>
    </w:p>
    <w:p w:rsidR="006D3FC9" w:rsidRDefault="00ED2601" w:rsidP="00FB2743">
      <w:pPr>
        <w:pStyle w:val="a0"/>
        <w:spacing w:line="360" w:lineRule="auto"/>
        <w:ind w:left="420" w:firstLineChars="0"/>
      </w:pPr>
      <w:r>
        <w:rPr>
          <w:rFonts w:hint="eastAsia"/>
        </w:rPr>
        <w:lastRenderedPageBreak/>
        <w:t>数据库连接成功后，自动搜索最近一次的监测数据并显示。软件</w:t>
      </w:r>
      <w:r w:rsidR="00C20B3B">
        <w:rPr>
          <w:rFonts w:hint="eastAsia"/>
        </w:rPr>
        <w:t>界面用户区域（除标题栏和菜单栏外）</w:t>
      </w:r>
      <w:r>
        <w:rPr>
          <w:rFonts w:hint="eastAsia"/>
        </w:rPr>
        <w:t>主要分为</w:t>
      </w:r>
      <w:proofErr w:type="gramStart"/>
      <w:r w:rsidR="00565884">
        <w:rPr>
          <w:rFonts w:hint="eastAsia"/>
        </w:rPr>
        <w:t>操作区</w:t>
      </w:r>
      <w:proofErr w:type="gramEnd"/>
      <w:r w:rsidR="00565884">
        <w:rPr>
          <w:rFonts w:hint="eastAsia"/>
        </w:rPr>
        <w:t>和图标显示区两个</w:t>
      </w:r>
      <w:r>
        <w:rPr>
          <w:rFonts w:hint="eastAsia"/>
        </w:rPr>
        <w:t>部分</w:t>
      </w:r>
      <w:r w:rsidR="00961F1B">
        <w:rPr>
          <w:rFonts w:hint="eastAsia"/>
        </w:rPr>
        <w:t>：</w:t>
      </w:r>
    </w:p>
    <w:p w:rsidR="0036291D" w:rsidRDefault="00172147" w:rsidP="008B6CB9">
      <w:pPr>
        <w:spacing w:line="360" w:lineRule="auto"/>
        <w:jc w:val="center"/>
      </w:pPr>
      <w:del w:id="295" w:author="陈钦成" w:date="2017-09-27T15:26:00Z">
        <w:r w:rsidDel="00173DB3">
          <w:rPr>
            <w:noProof/>
          </w:rPr>
          <w:drawing>
            <wp:inline distT="0" distB="0" distL="0" distR="0" wp14:anchorId="70B5A15C" wp14:editId="02FC3CBD">
              <wp:extent cx="5762188" cy="3824577"/>
              <wp:effectExtent l="0" t="0" r="0" b="5080"/>
              <wp:docPr id="15" name="图片 1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3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87639" cy="384147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  <w:ins w:id="296" w:author="陈钦成" w:date="2017-09-27T15:26:00Z">
        <w:r w:rsidR="00173DB3">
          <w:rPr>
            <w:noProof/>
          </w:rPr>
          <w:drawing>
            <wp:inline distT="0" distB="0" distL="0" distR="0" wp14:anchorId="5E4EA012" wp14:editId="4F40485F">
              <wp:extent cx="5017273" cy="3330149"/>
              <wp:effectExtent l="0" t="0" r="0" b="3810"/>
              <wp:docPr id="2" name="图片 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4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026541" cy="33363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36291D" w:rsidRDefault="0036291D" w:rsidP="00565884">
      <w:pPr>
        <w:pStyle w:val="a0"/>
        <w:spacing w:line="360" w:lineRule="auto"/>
        <w:ind w:left="360"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>2.</w:t>
      </w:r>
      <w:r w:rsidR="006D3FC9">
        <w:rPr>
          <w:rFonts w:hint="eastAsia"/>
        </w:rPr>
        <w:t>3</w:t>
      </w:r>
      <w:r>
        <w:rPr>
          <w:rFonts w:hint="eastAsia"/>
        </w:rPr>
        <w:t xml:space="preserve"> </w:t>
      </w:r>
      <w:r w:rsidR="00172147">
        <w:rPr>
          <w:rFonts w:hint="eastAsia"/>
        </w:rPr>
        <w:t>系统主界面</w:t>
      </w:r>
    </w:p>
    <w:p w:rsidR="006D3FC9" w:rsidRDefault="006D3FC9" w:rsidP="00565884">
      <w:pPr>
        <w:pStyle w:val="a0"/>
        <w:spacing w:line="360" w:lineRule="auto"/>
        <w:ind w:left="360" w:firstLineChars="0" w:firstLine="0"/>
        <w:jc w:val="center"/>
      </w:pPr>
    </w:p>
    <w:p w:rsidR="00942316" w:rsidRPr="002F51F8" w:rsidRDefault="00942316" w:rsidP="00FB2743">
      <w:pPr>
        <w:pStyle w:val="3"/>
        <w:spacing w:line="360" w:lineRule="auto"/>
        <w:ind w:left="0" w:firstLine="360"/>
      </w:pPr>
      <w:bookmarkStart w:id="297" w:name="_Toc494288948"/>
      <w:r w:rsidRPr="002F51F8">
        <w:t>2.</w:t>
      </w:r>
      <w:r w:rsidR="0032647C">
        <w:t>2</w:t>
      </w:r>
      <w:r w:rsidRPr="002F51F8">
        <w:t xml:space="preserve">.1 </w:t>
      </w:r>
      <w:r w:rsidRPr="002F51F8">
        <w:rPr>
          <w:rFonts w:hint="eastAsia"/>
        </w:rPr>
        <w:t>操作</w:t>
      </w:r>
      <w:r w:rsidR="00172147">
        <w:rPr>
          <w:rFonts w:hint="eastAsia"/>
        </w:rPr>
        <w:t>区</w:t>
      </w:r>
      <w:bookmarkEnd w:id="297"/>
    </w:p>
    <w:p w:rsidR="00C20B3B" w:rsidRDefault="00ED2601" w:rsidP="00172147">
      <w:pPr>
        <w:spacing w:line="360" w:lineRule="auto"/>
        <w:ind w:left="420" w:firstLine="420"/>
      </w:pPr>
      <w:r>
        <w:rPr>
          <w:rFonts w:hint="eastAsia"/>
        </w:rPr>
        <w:t>第一部分为</w:t>
      </w:r>
      <w:r w:rsidR="002F51F8">
        <w:rPr>
          <w:rFonts w:hint="eastAsia"/>
        </w:rPr>
        <w:t>操作区，</w:t>
      </w:r>
      <w:r w:rsidR="00942316">
        <w:rPr>
          <w:rFonts w:hint="eastAsia"/>
        </w:rPr>
        <w:t>包括线路、站点、道岔和转辙机编号</w:t>
      </w:r>
      <w:r w:rsidR="002F51F8">
        <w:rPr>
          <w:rFonts w:hint="eastAsia"/>
        </w:rPr>
        <w:t>选择下拉列表</w:t>
      </w:r>
      <w:r w:rsidR="00942316">
        <w:rPr>
          <w:rFonts w:hint="eastAsia"/>
        </w:rPr>
        <w:t>。</w:t>
      </w:r>
    </w:p>
    <w:p w:rsidR="004D1110" w:rsidDel="007C0641" w:rsidRDefault="007C0641" w:rsidP="007C0641">
      <w:pPr>
        <w:spacing w:line="360" w:lineRule="auto"/>
        <w:ind w:firstLine="420"/>
        <w:rPr>
          <w:del w:id="298" w:author="胡锦添" w:date="2017-12-15T11:10:00Z"/>
          <w:rFonts w:hint="eastAsia"/>
        </w:rPr>
        <w:pPrChange w:id="299" w:author="胡锦添" w:date="2017-12-15T11:10:00Z">
          <w:pPr>
            <w:spacing w:line="360" w:lineRule="auto"/>
          </w:pPr>
        </w:pPrChange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2C763EB5" wp14:editId="4F5080DE">
            <wp:simplePos x="0" y="0"/>
            <wp:positionH relativeFrom="column">
              <wp:posOffset>183515</wp:posOffset>
            </wp:positionH>
            <wp:positionV relativeFrom="paragraph">
              <wp:posOffset>1332865</wp:posOffset>
            </wp:positionV>
            <wp:extent cx="922020" cy="1799590"/>
            <wp:effectExtent l="0" t="0" r="0" b="0"/>
            <wp:wrapTopAndBottom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2020" cy="1799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65884">
        <w:rPr>
          <w:noProof/>
        </w:rPr>
        <w:drawing>
          <wp:inline distT="0" distB="0" distL="0" distR="0" wp14:anchorId="07E2751E" wp14:editId="15B3C416">
            <wp:extent cx="4961905" cy="866667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61905" cy="8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641" w:rsidRDefault="007C0641" w:rsidP="007C0641">
      <w:pPr>
        <w:spacing w:line="360" w:lineRule="auto"/>
        <w:ind w:firstLine="420"/>
        <w:jc w:val="center"/>
        <w:rPr>
          <w:ins w:id="300" w:author="胡锦添" w:date="2017-12-15T11:10:00Z"/>
          <w:color w:val="FF0000"/>
        </w:rPr>
        <w:pPrChange w:id="301" w:author="胡锦添" w:date="2017-12-15T11:10:00Z">
          <w:pPr>
            <w:spacing w:line="360" w:lineRule="auto"/>
            <w:ind w:firstLine="420"/>
          </w:pPr>
        </w:pPrChange>
      </w:pPr>
      <w:moveToRangeStart w:id="302" w:author="胡锦添" w:date="2017-12-15T11:10:00Z" w:name="move501099537"/>
      <w:moveTo w:id="303" w:author="胡锦添" w:date="2017-12-15T11:10:00Z">
        <w:r w:rsidRPr="00565884">
          <w:rPr>
            <w:rFonts w:hint="eastAsia"/>
          </w:rPr>
          <w:t>a)</w:t>
        </w:r>
      </w:moveTo>
      <w:moveToRangeEnd w:id="302"/>
    </w:p>
    <w:p w:rsidR="00565884" w:rsidRPr="00565884" w:rsidDel="007C6244" w:rsidRDefault="00565884" w:rsidP="007C0641">
      <w:pPr>
        <w:spacing w:line="360" w:lineRule="auto"/>
        <w:pPrChange w:id="304" w:author="胡锦添" w:date="2017-12-15T11:10:00Z">
          <w:pPr>
            <w:spacing w:line="360" w:lineRule="auto"/>
            <w:ind w:firstLine="420"/>
            <w:jc w:val="center"/>
          </w:pPr>
        </w:pPrChange>
      </w:pPr>
      <w:moveFromRangeStart w:id="305" w:author="胡锦添" w:date="2017-12-15T11:10:00Z" w:name="move501099537"/>
      <w:moveFrom w:id="306" w:author="胡锦添" w:date="2017-12-15T11:10:00Z">
        <w:r w:rsidRPr="00565884" w:rsidDel="007C0641">
          <w:rPr>
            <w:rFonts w:hint="eastAsia"/>
          </w:rPr>
          <w:t>a)</w:t>
        </w:r>
      </w:moveFrom>
    </w:p>
    <w:moveFromRangeEnd w:id="305"/>
    <w:p w:rsidR="00565884" w:rsidDel="007C0641" w:rsidRDefault="00565884" w:rsidP="007C0641">
      <w:pPr>
        <w:spacing w:line="360" w:lineRule="auto"/>
        <w:jc w:val="center"/>
        <w:rPr>
          <w:del w:id="307" w:author="胡锦添" w:date="2017-12-15T11:10:00Z"/>
          <w:color w:val="FF0000"/>
        </w:rPr>
        <w:pPrChange w:id="308" w:author="胡锦添" w:date="2017-12-15T11:10:00Z">
          <w:pPr>
            <w:spacing w:line="360" w:lineRule="auto"/>
          </w:pPr>
        </w:pPrChange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0E4F4981" wp14:editId="12C39DD4">
            <wp:simplePos x="0" y="0"/>
            <wp:positionH relativeFrom="column">
              <wp:posOffset>1252428</wp:posOffset>
            </wp:positionH>
            <wp:positionV relativeFrom="paragraph">
              <wp:posOffset>1025442</wp:posOffset>
            </wp:positionV>
            <wp:extent cx="4094480" cy="710961"/>
            <wp:effectExtent l="0" t="0" r="1270" b="0"/>
            <wp:wrapNone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4480" cy="7109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758A77D3" wp14:editId="5C23C120">
            <wp:simplePos x="0" y="0"/>
            <wp:positionH relativeFrom="column">
              <wp:posOffset>1250149</wp:posOffset>
            </wp:positionH>
            <wp:positionV relativeFrom="paragraph">
              <wp:posOffset>15323</wp:posOffset>
            </wp:positionV>
            <wp:extent cx="4094922" cy="720335"/>
            <wp:effectExtent l="0" t="0" r="1270" b="3810"/>
            <wp:wrapNone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4922" cy="720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65884" w:rsidRPr="00565884" w:rsidRDefault="00565884" w:rsidP="007C0641">
      <w:pPr>
        <w:spacing w:line="360" w:lineRule="auto"/>
        <w:jc w:val="center"/>
        <w:pPrChange w:id="309" w:author="胡锦添" w:date="2017-12-15T11:10:00Z">
          <w:pPr>
            <w:spacing w:line="360" w:lineRule="auto"/>
            <w:jc w:val="center"/>
          </w:pPr>
        </w:pPrChange>
      </w:pPr>
      <w:r w:rsidRPr="00565884">
        <w:rPr>
          <w:rFonts w:hint="eastAsia"/>
        </w:rPr>
        <w:t>b)</w:t>
      </w:r>
    </w:p>
    <w:p w:rsidR="00565884" w:rsidRPr="00565884" w:rsidRDefault="00565884" w:rsidP="00565884">
      <w:pPr>
        <w:spacing w:line="360" w:lineRule="auto"/>
        <w:jc w:val="center"/>
      </w:pPr>
      <w:r>
        <w:rPr>
          <w:rFonts w:hint="eastAsia"/>
        </w:rPr>
        <w:t>图</w:t>
      </w:r>
      <w:r>
        <w:rPr>
          <w:rFonts w:hint="eastAsia"/>
        </w:rPr>
        <w:t>2.</w:t>
      </w:r>
      <w:r w:rsidR="006D3FC9">
        <w:rPr>
          <w:rFonts w:hint="eastAsia"/>
        </w:rPr>
        <w:t>4</w:t>
      </w:r>
      <w:r>
        <w:t xml:space="preserve"> </w:t>
      </w:r>
      <w:r>
        <w:rPr>
          <w:rFonts w:hint="eastAsia"/>
        </w:rPr>
        <w:t>操作选择区域</w:t>
      </w:r>
    </w:p>
    <w:p w:rsidR="008D36E6" w:rsidRDefault="008D36E6" w:rsidP="00FB2743">
      <w:pPr>
        <w:pStyle w:val="3"/>
        <w:spacing w:line="360" w:lineRule="auto"/>
        <w:ind w:left="0" w:firstLine="420"/>
      </w:pPr>
      <w:bookmarkStart w:id="310" w:name="_Toc494288949"/>
      <w:r>
        <w:rPr>
          <w:rFonts w:hint="eastAsia"/>
        </w:rPr>
        <w:lastRenderedPageBreak/>
        <w:t>2.</w:t>
      </w:r>
      <w:r w:rsidR="0032647C">
        <w:rPr>
          <w:rFonts w:hint="eastAsia"/>
        </w:rPr>
        <w:t>2</w:t>
      </w:r>
      <w:r>
        <w:rPr>
          <w:rFonts w:hint="eastAsia"/>
        </w:rPr>
        <w:t>.2</w:t>
      </w:r>
      <w:r>
        <w:t xml:space="preserve"> </w:t>
      </w:r>
      <w:r w:rsidR="00172147">
        <w:rPr>
          <w:rFonts w:hint="eastAsia"/>
        </w:rPr>
        <w:t>图表显示区</w:t>
      </w:r>
      <w:bookmarkEnd w:id="310"/>
    </w:p>
    <w:p w:rsidR="00BF783A" w:rsidRDefault="008D36E6" w:rsidP="00FB2743">
      <w:pPr>
        <w:spacing w:line="360" w:lineRule="auto"/>
        <w:ind w:firstLine="420"/>
      </w:pPr>
      <w:r>
        <w:rPr>
          <w:rFonts w:hint="eastAsia"/>
        </w:rPr>
        <w:t>第二部分为图表显示区，</w:t>
      </w:r>
      <w:ins w:id="311" w:author="胡锦添" w:date="2017-12-15T11:12:00Z">
        <w:r w:rsidR="00B957D7">
          <w:rPr>
            <w:rFonts w:hint="eastAsia"/>
          </w:rPr>
          <w:t>默认显示最近一次</w:t>
        </w:r>
        <w:proofErr w:type="gramStart"/>
        <w:r w:rsidR="00B957D7">
          <w:rPr>
            <w:rFonts w:hint="eastAsia"/>
          </w:rPr>
          <w:t>操岔数据</w:t>
        </w:r>
      </w:ins>
      <w:proofErr w:type="gramEnd"/>
      <w:ins w:id="312" w:author="胡锦添" w:date="2017-12-15T11:13:00Z">
        <w:r w:rsidR="00B957D7">
          <w:rPr>
            <w:rFonts w:hint="eastAsia"/>
          </w:rPr>
          <w:t>与诊断结果，</w:t>
        </w:r>
      </w:ins>
      <w:r>
        <w:rPr>
          <w:rFonts w:hint="eastAsia"/>
        </w:rPr>
        <w:t>包括</w:t>
      </w:r>
      <w:r w:rsidR="00BF783A">
        <w:rPr>
          <w:rFonts w:hint="eastAsia"/>
        </w:rPr>
        <w:t>：</w:t>
      </w:r>
    </w:p>
    <w:p w:rsidR="00BF783A" w:rsidRDefault="00BF783A" w:rsidP="00FB2743">
      <w:pPr>
        <w:spacing w:line="360" w:lineRule="auto"/>
        <w:ind w:firstLine="420"/>
      </w:pPr>
      <w:r>
        <w:rPr>
          <w:rFonts w:hint="eastAsia"/>
        </w:rPr>
        <w:t>“动作过程曲线”</w:t>
      </w:r>
      <w:r w:rsidR="008D36E6">
        <w:rPr>
          <w:rFonts w:hint="eastAsia"/>
        </w:rPr>
        <w:t>显示</w:t>
      </w:r>
      <w:r>
        <w:rPr>
          <w:rFonts w:hint="eastAsia"/>
        </w:rPr>
        <w:t>转辙机最近一次动作过程中的电流数据曲线，</w:t>
      </w:r>
      <w:r w:rsidR="008D36E6">
        <w:rPr>
          <w:rFonts w:hint="eastAsia"/>
        </w:rPr>
        <w:t>包括</w:t>
      </w:r>
      <w:r>
        <w:rPr>
          <w:rFonts w:hint="eastAsia"/>
        </w:rPr>
        <w:t>本次</w:t>
      </w:r>
      <w:r w:rsidR="008D36E6">
        <w:rPr>
          <w:rFonts w:hint="eastAsia"/>
        </w:rPr>
        <w:t>采集的数据</w:t>
      </w:r>
      <w:r>
        <w:rPr>
          <w:rFonts w:hint="eastAsia"/>
        </w:rPr>
        <w:t>（红色）</w:t>
      </w:r>
      <w:r w:rsidR="008D36E6">
        <w:rPr>
          <w:rFonts w:hint="eastAsia"/>
        </w:rPr>
        <w:t>与默认数据</w:t>
      </w:r>
      <w:r>
        <w:rPr>
          <w:rFonts w:hint="eastAsia"/>
        </w:rPr>
        <w:t>（绿色</w:t>
      </w:r>
      <w:r w:rsidR="008D36E6">
        <w:rPr>
          <w:rFonts w:hint="eastAsia"/>
        </w:rPr>
        <w:t>）；</w:t>
      </w:r>
    </w:p>
    <w:p w:rsidR="00BF783A" w:rsidRDefault="00BF783A" w:rsidP="00FB2743">
      <w:pPr>
        <w:spacing w:line="360" w:lineRule="auto"/>
        <w:ind w:firstLine="420"/>
      </w:pPr>
      <w:r>
        <w:rPr>
          <w:rFonts w:hint="eastAsia"/>
        </w:rPr>
        <w:t>“尖轨位移曲线”显示转辙机最近一次动作过程中的左、右两边（分别对应红色和绿色</w:t>
      </w:r>
      <w:r w:rsidR="0036291D">
        <w:rPr>
          <w:rFonts w:hint="eastAsia"/>
        </w:rPr>
        <w:t>曲线</w:t>
      </w:r>
      <w:r>
        <w:rPr>
          <w:rFonts w:hint="eastAsia"/>
        </w:rPr>
        <w:t>）的尖轨位移数据</w:t>
      </w:r>
      <w:ins w:id="313" w:author="胡锦添" w:date="2017-12-15T11:13:00Z">
        <w:r w:rsidR="00B957D7">
          <w:rPr>
            <w:rFonts w:hint="eastAsia"/>
          </w:rPr>
          <w:t>，并显示最终的密</w:t>
        </w:r>
        <w:proofErr w:type="gramStart"/>
        <w:r w:rsidR="00B957D7">
          <w:rPr>
            <w:rFonts w:hint="eastAsia"/>
          </w:rPr>
          <w:t>贴值与斥离</w:t>
        </w:r>
        <w:proofErr w:type="gramEnd"/>
        <w:r w:rsidR="00B957D7">
          <w:rPr>
            <w:rFonts w:hint="eastAsia"/>
          </w:rPr>
          <w:t>值</w:t>
        </w:r>
      </w:ins>
      <w:r w:rsidR="0036291D">
        <w:rPr>
          <w:rFonts w:hint="eastAsia"/>
        </w:rPr>
        <w:t>；</w:t>
      </w:r>
    </w:p>
    <w:p w:rsidR="0036291D" w:rsidRDefault="00BF783A" w:rsidP="00FB2743">
      <w:pPr>
        <w:spacing w:line="360" w:lineRule="auto"/>
        <w:ind w:firstLine="420"/>
      </w:pPr>
      <w:r>
        <w:rPr>
          <w:rFonts w:hint="eastAsia"/>
        </w:rPr>
        <w:t>“诊断结果”直方图，主要是显示转辙机最近一次动作后八种故障的诊断结果置信度（概率）信息；</w:t>
      </w:r>
    </w:p>
    <w:p w:rsidR="003A40FB" w:rsidDel="00B957D7" w:rsidRDefault="00B957D7" w:rsidP="00FB2743">
      <w:pPr>
        <w:spacing w:line="360" w:lineRule="auto"/>
        <w:ind w:firstLine="420"/>
        <w:rPr>
          <w:del w:id="314" w:author="胡锦添" w:date="2017-12-15T11:12:00Z"/>
        </w:rPr>
      </w:pPr>
      <w:ins w:id="315" w:author="胡锦添" w:date="2017-12-15T11:12:00Z">
        <w:r w:rsidDel="00B957D7">
          <w:t xml:space="preserve"> </w:t>
        </w:r>
      </w:ins>
      <w:del w:id="316" w:author="胡锦添" w:date="2017-12-15T11:12:00Z">
        <w:r w:rsidR="003A40FB" w:rsidDel="00B957D7">
          <w:delText>以上图表当前显示的</w:delText>
        </w:r>
        <w:r w:rsidR="00F3617F" w:rsidDel="00B957D7">
          <w:rPr>
            <w:rFonts w:hint="eastAsia"/>
          </w:rPr>
          <w:delText>最近一次监测的</w:delText>
        </w:r>
        <w:r w:rsidR="003A40FB" w:rsidDel="00B957D7">
          <w:delText>数据记录时间显示在</w:delText>
        </w:r>
        <w:r w:rsidR="00F3617F" w:rsidDel="00B957D7">
          <w:rPr>
            <w:rFonts w:hint="eastAsia"/>
          </w:rPr>
          <w:delText>“动作过程曲线”图表右下角，如图</w:delText>
        </w:r>
        <w:r w:rsidR="00F3617F" w:rsidDel="00B957D7">
          <w:rPr>
            <w:rFonts w:hint="eastAsia"/>
          </w:rPr>
          <w:delText>2.</w:delText>
        </w:r>
        <w:r w:rsidR="006D3FC9" w:rsidDel="00B957D7">
          <w:rPr>
            <w:rFonts w:hint="eastAsia"/>
          </w:rPr>
          <w:delText>5</w:delText>
        </w:r>
        <w:r w:rsidR="00F3617F" w:rsidDel="00B957D7">
          <w:rPr>
            <w:rFonts w:hint="eastAsia"/>
          </w:rPr>
          <w:delText>所示。</w:delText>
        </w:r>
      </w:del>
    </w:p>
    <w:p w:rsidR="00FB2743" w:rsidRPr="0036291D" w:rsidRDefault="00FB2743" w:rsidP="00FB2743">
      <w:pPr>
        <w:spacing w:line="360" w:lineRule="auto"/>
        <w:ind w:firstLine="357"/>
      </w:pPr>
      <w:r>
        <w:rPr>
          <w:rFonts w:hint="eastAsia"/>
        </w:rPr>
        <w:t>“预警信息”显示区域，显示当前预警等级，分为正常、</w:t>
      </w:r>
      <w:r>
        <w:rPr>
          <w:rFonts w:hint="eastAsia"/>
        </w:rPr>
        <w:t>C</w:t>
      </w:r>
      <w:r>
        <w:rPr>
          <w:rFonts w:hint="eastAsia"/>
        </w:rPr>
        <w:t>级、</w:t>
      </w:r>
      <w:r>
        <w:rPr>
          <w:rFonts w:hint="eastAsia"/>
        </w:rPr>
        <w:t>B</w:t>
      </w:r>
      <w:r>
        <w:rPr>
          <w:rFonts w:hint="eastAsia"/>
        </w:rPr>
        <w:t>级和</w:t>
      </w:r>
      <w:r>
        <w:rPr>
          <w:rFonts w:hint="eastAsia"/>
        </w:rPr>
        <w:t>A</w:t>
      </w:r>
      <w:r>
        <w:rPr>
          <w:rFonts w:hint="eastAsia"/>
        </w:rPr>
        <w:t>级预警。</w:t>
      </w:r>
    </w:p>
    <w:p w:rsidR="003A40FB" w:rsidRDefault="00072D82" w:rsidP="00565884">
      <w:pPr>
        <w:spacing w:line="360" w:lineRule="auto"/>
        <w:jc w:val="center"/>
        <w:rPr>
          <w:color w:val="FF0000"/>
        </w:rPr>
      </w:pPr>
      <w:ins w:id="317" w:author="胡锦添" w:date="2017-12-15T11:15:00Z"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72576" behindDoc="0" locked="0" layoutInCell="1" allowOverlap="1">
                  <wp:simplePos x="0" y="0"/>
                  <wp:positionH relativeFrom="column">
                    <wp:posOffset>3460750</wp:posOffset>
                  </wp:positionH>
                  <wp:positionV relativeFrom="paragraph">
                    <wp:posOffset>2205659</wp:posOffset>
                  </wp:positionV>
                  <wp:extent cx="596348" cy="270345"/>
                  <wp:effectExtent l="0" t="0" r="13335" b="15875"/>
                  <wp:wrapNone/>
                  <wp:docPr id="21" name="椭圆 21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596348" cy="270345"/>
                          </a:xfrm>
                          <a:prstGeom prst="ellipse">
                            <a:avLst/>
                          </a:prstGeom>
                          <a:noFill/>
                          <a:ln w="12700">
                            <a:solidFill>
                              <a:schemeClr val="bg2">
                                <a:lumMod val="5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</wp:anchor>
              </w:drawing>
            </mc:Choice>
            <mc:Fallback>
              <w:pict>
                <v:oval id="椭圆 21" o:spid="_x0000_s1026" style="position:absolute;left:0;text-align:left;margin-left:272.5pt;margin-top:173.65pt;width:46.95pt;height:21.3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" filled="f" strokecolor="#938953 [1614]" strokeweight="1pt"/>
              </w:pict>
            </mc:Fallback>
          </mc:AlternateContent>
        </w:r>
      </w:ins>
      <w:r w:rsidR="006D3FC9" w:rsidRPr="006D3FC9">
        <w:rPr>
          <w:noProof/>
        </w:rPr>
        <w:t xml:space="preserve"> </w:t>
      </w:r>
      <w:ins w:id="318" w:author="胡锦添" w:date="2017-12-15T11:14:00Z">
        <w:r w:rsidR="00B957D7">
          <w:rPr>
            <w:noProof/>
          </w:rPr>
          <w:drawing>
            <wp:inline distT="0" distB="0" distL="0" distR="0" wp14:anchorId="75557257" wp14:editId="6A1068DE">
              <wp:extent cx="5171060" cy="2989690"/>
              <wp:effectExtent l="0" t="0" r="0" b="1270"/>
              <wp:docPr id="20" name="图片 20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 rotWithShape="1">
                      <a:blip r:embed="rId14"/>
                      <a:srcRect t="12894"/>
                      <a:stretch/>
                    </pic:blipFill>
                    <pic:spPr bwMode="auto">
                      <a:xfrm>
                        <a:off x="0" y="0"/>
                        <a:ext cx="5180612" cy="2995213"/>
                      </a:xfrm>
                      <a:prstGeom prst="rect">
                        <a:avLst/>
                      </a:prstGeom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</wp:inline>
          </w:drawing>
        </w:r>
      </w:ins>
      <w:del w:id="319" w:author="胡锦添" w:date="2017-12-15T11:14:00Z">
        <w:r w:rsidR="006D3FC9" w:rsidDel="00B957D7">
          <w:rPr>
            <w:noProof/>
          </w:rPr>
          <w:drawing>
            <wp:inline distT="0" distB="0" distL="0" distR="0" wp14:anchorId="25A3DED2" wp14:editId="1AA7F38F">
              <wp:extent cx="4903161" cy="1971924"/>
              <wp:effectExtent l="0" t="0" r="0" b="9525"/>
              <wp:docPr id="7" name="图片 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9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910627" cy="1974927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:rsidR="00565884" w:rsidRPr="00565884" w:rsidRDefault="00565884" w:rsidP="00565884">
      <w:pPr>
        <w:spacing w:line="360" w:lineRule="auto"/>
        <w:jc w:val="center"/>
      </w:pPr>
      <w:r w:rsidRPr="00565884">
        <w:rPr>
          <w:rFonts w:hint="eastAsia"/>
        </w:rPr>
        <w:t>图</w:t>
      </w:r>
      <w:r w:rsidRPr="00565884">
        <w:rPr>
          <w:rFonts w:hint="eastAsia"/>
        </w:rPr>
        <w:t>2.</w:t>
      </w:r>
      <w:r w:rsidR="006D3FC9">
        <w:rPr>
          <w:rFonts w:hint="eastAsia"/>
        </w:rPr>
        <w:t>5</w:t>
      </w:r>
      <w:r w:rsidRPr="00565884">
        <w:t xml:space="preserve"> </w:t>
      </w:r>
      <w:r w:rsidRPr="00565884">
        <w:rPr>
          <w:rFonts w:hint="eastAsia"/>
        </w:rPr>
        <w:t>当前显示数据记录时间</w:t>
      </w:r>
    </w:p>
    <w:p w:rsidR="004D1110" w:rsidRDefault="004D1110" w:rsidP="00FB2743">
      <w:pPr>
        <w:spacing w:line="360" w:lineRule="auto"/>
      </w:pPr>
    </w:p>
    <w:p w:rsidR="009C0207" w:rsidRDefault="009C0207" w:rsidP="00FB2743">
      <w:pPr>
        <w:spacing w:line="360" w:lineRule="auto"/>
        <w:sectPr w:rsidR="009C0207" w:rsidSect="00B239FD">
          <w:pgSz w:w="11906" w:h="16838"/>
          <w:pgMar w:top="1440" w:right="1800" w:bottom="1440" w:left="1800" w:header="851" w:footer="992" w:gutter="0"/>
          <w:cols w:space="425"/>
          <w:titlePg/>
          <w:docGrid w:type="lines" w:linePitch="312"/>
        </w:sectPr>
      </w:pPr>
    </w:p>
    <w:p w:rsidR="003A40FB" w:rsidRDefault="0072395A" w:rsidP="00FB2743">
      <w:pPr>
        <w:pStyle w:val="2"/>
        <w:spacing w:line="360" w:lineRule="auto"/>
        <w:ind w:left="0" w:firstLine="357"/>
      </w:pPr>
      <w:bookmarkStart w:id="320" w:name="_Toc494288950"/>
      <w:r w:rsidRPr="00674CE8">
        <w:rPr>
          <w:rFonts w:hint="eastAsia"/>
        </w:rPr>
        <w:lastRenderedPageBreak/>
        <w:t>2.</w:t>
      </w:r>
      <w:r w:rsidR="0032647C">
        <w:rPr>
          <w:rFonts w:hint="eastAsia"/>
        </w:rPr>
        <w:t>3</w:t>
      </w:r>
      <w:r w:rsidR="003A40FB">
        <w:tab/>
      </w:r>
      <w:r w:rsidR="003A40FB">
        <w:t>统计</w:t>
      </w:r>
      <w:r w:rsidR="001153FB">
        <w:rPr>
          <w:rFonts w:hint="eastAsia"/>
        </w:rPr>
        <w:t>页</w:t>
      </w:r>
      <w:r w:rsidR="003A40FB">
        <w:t>面说明</w:t>
      </w:r>
      <w:bookmarkEnd w:id="320"/>
    </w:p>
    <w:p w:rsidR="004D1110" w:rsidRDefault="004341F6" w:rsidP="00B239FD">
      <w:pPr>
        <w:spacing w:line="360" w:lineRule="auto"/>
        <w:ind w:left="420" w:firstLine="420"/>
      </w:pPr>
      <w:proofErr w:type="gramStart"/>
      <w:r>
        <w:t>点击主</w:t>
      </w:r>
      <w:proofErr w:type="gramEnd"/>
      <w:r>
        <w:t>界面右上角的</w:t>
      </w:r>
      <w:r>
        <w:rPr>
          <w:rFonts w:hint="eastAsia"/>
        </w:rPr>
        <w:t>“</w:t>
      </w:r>
      <w:r w:rsidR="00FB2743">
        <w:rPr>
          <w:rFonts w:hint="eastAsia"/>
        </w:rPr>
        <w:t>单副连续</w:t>
      </w:r>
      <w:r w:rsidR="001153FB">
        <w:rPr>
          <w:rFonts w:hint="eastAsia"/>
        </w:rPr>
        <w:t>10</w:t>
      </w:r>
      <w:r w:rsidR="001153FB">
        <w:rPr>
          <w:rFonts w:hint="eastAsia"/>
        </w:rPr>
        <w:t>次</w:t>
      </w:r>
      <w:r>
        <w:rPr>
          <w:rFonts w:hint="eastAsia"/>
        </w:rPr>
        <w:t>”按钮</w:t>
      </w:r>
      <w:r w:rsidR="00996356">
        <w:rPr>
          <w:rFonts w:hint="eastAsia"/>
        </w:rPr>
        <w:t>或者菜单栏上的“统计”选项将</w:t>
      </w:r>
      <w:r>
        <w:rPr>
          <w:rFonts w:hint="eastAsia"/>
        </w:rPr>
        <w:t>弹出统计查询</w:t>
      </w:r>
      <w:r w:rsidR="001153FB">
        <w:rPr>
          <w:rFonts w:hint="eastAsia"/>
        </w:rPr>
        <w:t>页</w:t>
      </w:r>
      <w:r>
        <w:rPr>
          <w:rFonts w:hint="eastAsia"/>
        </w:rPr>
        <w:t>面，如图</w:t>
      </w:r>
      <w:r w:rsidR="00F3617F">
        <w:rPr>
          <w:rFonts w:hint="eastAsia"/>
        </w:rPr>
        <w:t>2.</w:t>
      </w:r>
      <w:r w:rsidR="006D3FC9">
        <w:rPr>
          <w:rFonts w:hint="eastAsia"/>
        </w:rPr>
        <w:t>6</w:t>
      </w:r>
      <w:r>
        <w:rPr>
          <w:rFonts w:hint="eastAsia"/>
        </w:rPr>
        <w:t>。</w:t>
      </w:r>
    </w:p>
    <w:p w:rsidR="00623658" w:rsidRDefault="00623658" w:rsidP="00623658">
      <w:pPr>
        <w:spacing w:line="360" w:lineRule="auto"/>
        <w:jc w:val="center"/>
      </w:pPr>
      <w:r>
        <w:rPr>
          <w:noProof/>
        </w:rPr>
        <w:drawing>
          <wp:inline distT="0" distB="0" distL="0" distR="0" wp14:anchorId="33C2A997" wp14:editId="4DF0C47F">
            <wp:extent cx="4953266" cy="3053301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91309" cy="3076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658" w:rsidRDefault="00623658" w:rsidP="00623658">
      <w:pPr>
        <w:spacing w:line="360" w:lineRule="auto"/>
        <w:jc w:val="center"/>
      </w:pPr>
      <w:r>
        <w:rPr>
          <w:rFonts w:hint="eastAsia"/>
        </w:rPr>
        <w:t>图</w:t>
      </w:r>
      <w:r w:rsidR="009C0207">
        <w:rPr>
          <w:rFonts w:hint="eastAsia"/>
        </w:rPr>
        <w:t>2.</w:t>
      </w:r>
      <w:r w:rsidR="006D3FC9">
        <w:rPr>
          <w:rFonts w:hint="eastAsia"/>
        </w:rPr>
        <w:t>6</w:t>
      </w:r>
      <w:r>
        <w:t xml:space="preserve">  </w:t>
      </w:r>
      <w:r>
        <w:rPr>
          <w:rFonts w:hint="eastAsia"/>
        </w:rPr>
        <w:t>统计查询页面</w:t>
      </w:r>
    </w:p>
    <w:p w:rsidR="008B6CB9" w:rsidRPr="008B6CB9" w:rsidDel="008B6CB9" w:rsidRDefault="008B6CB9" w:rsidP="00623658">
      <w:pPr>
        <w:spacing w:line="360" w:lineRule="auto"/>
        <w:jc w:val="center"/>
        <w:rPr>
          <w:del w:id="321" w:author="陈钦成" w:date="2017-09-27T15:12:00Z"/>
        </w:rPr>
      </w:pPr>
    </w:p>
    <w:p w:rsidR="004341F6" w:rsidRDefault="004D1110" w:rsidP="00B239FD">
      <w:pPr>
        <w:spacing w:line="360" w:lineRule="auto"/>
        <w:ind w:left="420" w:firstLine="420"/>
      </w:pPr>
      <w:r>
        <w:t>统计查询界面包含左侧的查询设置区域</w:t>
      </w:r>
      <w:r w:rsidR="001B0127">
        <w:rPr>
          <w:rFonts w:hint="eastAsia"/>
        </w:rPr>
        <w:t>和</w:t>
      </w:r>
      <w:r>
        <w:t>右侧的图表显示区域。右侧</w:t>
      </w:r>
      <w:r w:rsidR="004341F6">
        <w:t>图表显示区域</w:t>
      </w:r>
      <w:r>
        <w:rPr>
          <w:rFonts w:hint="eastAsia"/>
        </w:rPr>
        <w:t>默认显示的是最近</w:t>
      </w:r>
      <w:r>
        <w:rPr>
          <w:rFonts w:hint="eastAsia"/>
        </w:rPr>
        <w:t>10</w:t>
      </w:r>
      <w:r>
        <w:rPr>
          <w:rFonts w:hint="eastAsia"/>
        </w:rPr>
        <w:t>次转辙机动作过程的电流曲线</w:t>
      </w:r>
      <w:r w:rsidR="002C7692">
        <w:rPr>
          <w:rFonts w:hint="eastAsia"/>
        </w:rPr>
        <w:t>的三维</w:t>
      </w:r>
      <w:r w:rsidR="001153FB">
        <w:rPr>
          <w:rFonts w:hint="eastAsia"/>
        </w:rPr>
        <w:t>统计</w:t>
      </w:r>
      <w:r w:rsidR="002C7692">
        <w:rPr>
          <w:rFonts w:hint="eastAsia"/>
        </w:rPr>
        <w:t>图形，</w:t>
      </w:r>
      <w:r w:rsidR="001B0127">
        <w:rPr>
          <w:rFonts w:hint="eastAsia"/>
        </w:rPr>
        <w:t>按右下角的</w:t>
      </w:r>
      <w:ins w:id="322" w:author="胡锦添" w:date="2017-12-15T11:17:00Z">
        <w:r w:rsidR="008E53AB">
          <w:rPr>
            <w:rFonts w:hint="eastAsia"/>
          </w:rPr>
          <w:t>按钮</w:t>
        </w:r>
      </w:ins>
      <w:ins w:id="323" w:author="胡锦添" w:date="2017-12-15T11:16:00Z">
        <w:r w:rsidR="0003673A">
          <w:rPr>
            <w:rFonts w:hint="eastAsia"/>
          </w:rPr>
          <w:t>“</w:t>
        </w:r>
      </w:ins>
      <w:r w:rsidR="001B0127">
        <w:rPr>
          <w:rFonts w:hint="eastAsia"/>
        </w:rPr>
        <w:t>诊断信息</w:t>
      </w:r>
      <w:ins w:id="324" w:author="胡锦添" w:date="2017-12-15T11:16:00Z">
        <w:r w:rsidR="0003673A">
          <w:rPr>
            <w:rFonts w:hint="eastAsia"/>
          </w:rPr>
          <w:t>”</w:t>
        </w:r>
      </w:ins>
      <w:del w:id="325" w:author="胡锦添" w:date="2017-12-15T11:17:00Z">
        <w:r w:rsidR="001B0127" w:rsidDel="008E53AB">
          <w:rPr>
            <w:rFonts w:hint="eastAsia"/>
          </w:rPr>
          <w:delText>按钮</w:delText>
        </w:r>
      </w:del>
      <w:r w:rsidR="001B0127">
        <w:rPr>
          <w:rFonts w:hint="eastAsia"/>
        </w:rPr>
        <w:t>可以切换显示最近</w:t>
      </w:r>
      <w:r w:rsidR="001B0127">
        <w:rPr>
          <w:rFonts w:hint="eastAsia"/>
        </w:rPr>
        <w:t>10</w:t>
      </w:r>
      <w:r w:rsidR="00F3617F">
        <w:rPr>
          <w:rFonts w:hint="eastAsia"/>
        </w:rPr>
        <w:t>次动作过程后故障诊断结果的三维直方图，如图</w:t>
      </w:r>
      <w:r w:rsidR="00F3617F">
        <w:rPr>
          <w:rFonts w:hint="eastAsia"/>
        </w:rPr>
        <w:t>2.</w:t>
      </w:r>
      <w:r w:rsidR="006D3FC9">
        <w:rPr>
          <w:rFonts w:hint="eastAsia"/>
        </w:rPr>
        <w:t>7</w:t>
      </w:r>
      <w:r w:rsidR="00F3617F">
        <w:rPr>
          <w:rFonts w:hint="eastAsia"/>
        </w:rPr>
        <w:t>。</w:t>
      </w:r>
    </w:p>
    <w:p w:rsidR="00623658" w:rsidRDefault="00623658" w:rsidP="009C0207">
      <w:pPr>
        <w:spacing w:line="360" w:lineRule="auto"/>
        <w:jc w:val="center"/>
      </w:pPr>
      <w:r>
        <w:rPr>
          <w:noProof/>
        </w:rPr>
        <w:drawing>
          <wp:inline distT="0" distB="0" distL="0" distR="0" wp14:anchorId="28AF1048" wp14:editId="5F107352">
            <wp:extent cx="4991961" cy="3077155"/>
            <wp:effectExtent l="0" t="0" r="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48892" cy="3112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658" w:rsidRDefault="009C4E06" w:rsidP="009C0207">
      <w:pPr>
        <w:spacing w:line="360" w:lineRule="auto"/>
        <w:jc w:val="center"/>
      </w:pPr>
      <w:r>
        <w:rPr>
          <w:rFonts w:hint="eastAsia"/>
        </w:rPr>
        <w:t>图</w:t>
      </w:r>
      <w:r w:rsidR="009C0207">
        <w:rPr>
          <w:rFonts w:hint="eastAsia"/>
        </w:rPr>
        <w:t>2.</w:t>
      </w:r>
      <w:r w:rsidR="006D3FC9">
        <w:rPr>
          <w:rFonts w:hint="eastAsia"/>
        </w:rPr>
        <w:t>7</w:t>
      </w:r>
      <w:r>
        <w:t xml:space="preserve">  </w:t>
      </w:r>
      <w:r>
        <w:rPr>
          <w:rFonts w:hint="eastAsia"/>
        </w:rPr>
        <w:t>切换显示诊断信息三维直方图</w:t>
      </w:r>
    </w:p>
    <w:p w:rsidR="009C0207" w:rsidRDefault="009C0207" w:rsidP="00623658">
      <w:pPr>
        <w:spacing w:line="360" w:lineRule="auto"/>
        <w:jc w:val="center"/>
        <w:sectPr w:rsidR="009C0207" w:rsidSect="00B239FD">
          <w:pgSz w:w="11906" w:h="16838"/>
          <w:pgMar w:top="1440" w:right="1800" w:bottom="1440" w:left="1800" w:header="851" w:footer="992" w:gutter="0"/>
          <w:cols w:space="425"/>
          <w:titlePg/>
          <w:docGrid w:type="lines" w:linePitch="312"/>
        </w:sectPr>
      </w:pPr>
    </w:p>
    <w:p w:rsidR="001B0127" w:rsidRDefault="001B0127" w:rsidP="00FB2743">
      <w:pPr>
        <w:spacing w:line="360" w:lineRule="auto"/>
        <w:ind w:leftChars="200" w:left="420" w:firstLine="420"/>
      </w:pPr>
      <w:r>
        <w:rPr>
          <w:rFonts w:hint="eastAsia"/>
        </w:rPr>
        <w:lastRenderedPageBreak/>
        <w:t>此外，</w:t>
      </w:r>
      <w:r w:rsidR="001153FB">
        <w:rPr>
          <w:rFonts w:hint="eastAsia"/>
        </w:rPr>
        <w:t>可以通过</w:t>
      </w:r>
      <w:r w:rsidR="001153FB">
        <w:t>查询</w:t>
      </w:r>
      <w:r w:rsidR="009C0207">
        <w:rPr>
          <w:rFonts w:hint="eastAsia"/>
        </w:rPr>
        <w:t>范围</w:t>
      </w:r>
      <w:r w:rsidR="001153FB">
        <w:t>设置区域</w:t>
      </w:r>
      <w:r w:rsidR="001153FB">
        <w:rPr>
          <w:rFonts w:hint="eastAsia"/>
        </w:rPr>
        <w:t>内的单选项选择</w:t>
      </w:r>
      <w:r w:rsidR="009C0207">
        <w:rPr>
          <w:rFonts w:hint="eastAsia"/>
        </w:rPr>
        <w:t>查询</w:t>
      </w:r>
      <w:r w:rsidR="001153FB">
        <w:rPr>
          <w:rFonts w:hint="eastAsia"/>
        </w:rPr>
        <w:t>今天内、一周内</w:t>
      </w:r>
      <w:r w:rsidR="009C0207">
        <w:rPr>
          <w:rFonts w:hint="eastAsia"/>
        </w:rPr>
        <w:t>（图</w:t>
      </w:r>
      <w:r w:rsidR="009C0207">
        <w:rPr>
          <w:rFonts w:hint="eastAsia"/>
        </w:rPr>
        <w:t>2.</w:t>
      </w:r>
      <w:r w:rsidR="006D3FC9">
        <w:rPr>
          <w:rFonts w:hint="eastAsia"/>
        </w:rPr>
        <w:t>8</w:t>
      </w:r>
      <w:r w:rsidR="009C0207">
        <w:rPr>
          <w:rFonts w:hint="eastAsia"/>
        </w:rPr>
        <w:t>）</w:t>
      </w:r>
      <w:r w:rsidR="001153FB">
        <w:rPr>
          <w:rFonts w:hint="eastAsia"/>
        </w:rPr>
        <w:t>、一个月内</w:t>
      </w:r>
      <w:r w:rsidR="009C0207">
        <w:rPr>
          <w:rFonts w:hint="eastAsia"/>
        </w:rPr>
        <w:t>（图</w:t>
      </w:r>
      <w:r w:rsidR="009C0207">
        <w:rPr>
          <w:rFonts w:hint="eastAsia"/>
        </w:rPr>
        <w:t>2.</w:t>
      </w:r>
      <w:r w:rsidR="006D3FC9">
        <w:rPr>
          <w:rFonts w:hint="eastAsia"/>
        </w:rPr>
        <w:t>9</w:t>
      </w:r>
      <w:r w:rsidR="009C0207">
        <w:rPr>
          <w:rFonts w:hint="eastAsia"/>
        </w:rPr>
        <w:t>）</w:t>
      </w:r>
      <w:r w:rsidR="001153FB">
        <w:rPr>
          <w:rFonts w:hint="eastAsia"/>
        </w:rPr>
        <w:t>乃至任意自定义时间段内的转辙机动作</w:t>
      </w:r>
      <w:r w:rsidR="009C0207">
        <w:rPr>
          <w:rFonts w:hint="eastAsia"/>
        </w:rPr>
        <w:t>过程的记录数据，生成电流曲线和故障诊断信息直方图的三维统计图形。</w:t>
      </w:r>
      <w:r w:rsidR="00F3617F">
        <w:rPr>
          <w:rFonts w:hint="eastAsia"/>
        </w:rPr>
        <w:t>选择后，显示区域会自动刷新显示。</w:t>
      </w:r>
    </w:p>
    <w:p w:rsidR="009C0207" w:rsidRDefault="009C0207" w:rsidP="009C0207">
      <w:pPr>
        <w:spacing w:line="360" w:lineRule="auto"/>
        <w:ind w:leftChars="200" w:left="420" w:firstLine="420"/>
      </w:pPr>
      <w:r>
        <w:rPr>
          <w:rFonts w:hint="eastAsia"/>
        </w:rPr>
        <w:t>“导出”按钮导出按照当前历史数据查询范围设置查询到的数据的</w:t>
      </w:r>
      <w:r>
        <w:rPr>
          <w:rFonts w:hint="eastAsia"/>
        </w:rPr>
        <w:t>csv</w:t>
      </w:r>
      <w:r>
        <w:rPr>
          <w:rFonts w:hint="eastAsia"/>
        </w:rPr>
        <w:t>格式文件</w:t>
      </w:r>
      <w:r w:rsidR="00F3617F">
        <w:rPr>
          <w:rFonts w:hint="eastAsia"/>
        </w:rPr>
        <w:t>。</w:t>
      </w:r>
    </w:p>
    <w:p w:rsidR="00623658" w:rsidRDefault="00623658" w:rsidP="009C0207">
      <w:pPr>
        <w:spacing w:line="360" w:lineRule="auto"/>
        <w:jc w:val="center"/>
      </w:pPr>
      <w:r>
        <w:rPr>
          <w:noProof/>
        </w:rPr>
        <w:drawing>
          <wp:inline distT="0" distB="0" distL="0" distR="0" wp14:anchorId="1524F07A" wp14:editId="452A2A13">
            <wp:extent cx="4961614" cy="3058447"/>
            <wp:effectExtent l="0" t="0" r="0" b="889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90945" cy="3138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658" w:rsidRDefault="00623658" w:rsidP="009C4E06">
      <w:pPr>
        <w:spacing w:line="240" w:lineRule="atLeast"/>
        <w:jc w:val="center"/>
      </w:pPr>
      <w:r>
        <w:rPr>
          <w:rFonts w:hint="eastAsia"/>
        </w:rPr>
        <w:t>(</w:t>
      </w:r>
      <w:r>
        <w:t>a</w:t>
      </w:r>
      <w:r>
        <w:rPr>
          <w:rFonts w:hint="eastAsia"/>
        </w:rPr>
        <w:t>)</w:t>
      </w:r>
    </w:p>
    <w:p w:rsidR="00623658" w:rsidRDefault="009C0207" w:rsidP="009C0207">
      <w:pPr>
        <w:spacing w:line="240" w:lineRule="atLeast"/>
        <w:jc w:val="center"/>
      </w:pPr>
      <w:r>
        <w:rPr>
          <w:noProof/>
        </w:rPr>
        <w:drawing>
          <wp:inline distT="0" distB="0" distL="0" distR="0" wp14:anchorId="7D9CE5C1" wp14:editId="07270890">
            <wp:extent cx="4961255" cy="3058227"/>
            <wp:effectExtent l="0" t="0" r="0" b="889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51186" cy="3113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658" w:rsidRDefault="00623658" w:rsidP="009C4E06">
      <w:pPr>
        <w:spacing w:line="240" w:lineRule="atLeast"/>
        <w:jc w:val="center"/>
      </w:pPr>
      <w:r>
        <w:rPr>
          <w:rFonts w:hint="eastAsia"/>
        </w:rPr>
        <w:t>(</w:t>
      </w:r>
      <w:r>
        <w:t>b</w:t>
      </w:r>
      <w:r>
        <w:rPr>
          <w:rFonts w:hint="eastAsia"/>
        </w:rPr>
        <w:t>)</w:t>
      </w:r>
    </w:p>
    <w:p w:rsidR="00194418" w:rsidRDefault="00623658" w:rsidP="00760268">
      <w:pPr>
        <w:spacing w:line="240" w:lineRule="atLeast"/>
        <w:jc w:val="center"/>
      </w:pPr>
      <w:r>
        <w:rPr>
          <w:rFonts w:hint="eastAsia"/>
        </w:rPr>
        <w:t>图</w:t>
      </w:r>
      <w:r>
        <w:rPr>
          <w:rFonts w:hint="eastAsia"/>
        </w:rPr>
        <w:t>2.</w:t>
      </w:r>
      <w:r w:rsidR="006D3FC9">
        <w:rPr>
          <w:rFonts w:hint="eastAsia"/>
        </w:rPr>
        <w:t>8</w:t>
      </w:r>
      <w:r w:rsidR="009C4E06">
        <w:t xml:space="preserve">  </w:t>
      </w:r>
      <w:r w:rsidR="009C4E06">
        <w:rPr>
          <w:rFonts w:hint="eastAsia"/>
        </w:rPr>
        <w:t>按最近一周查询</w:t>
      </w:r>
    </w:p>
    <w:p w:rsidR="009C4E06" w:rsidRDefault="00623658" w:rsidP="009C4E06">
      <w:pPr>
        <w:spacing w:line="240" w:lineRule="atLeast"/>
        <w:jc w:val="center"/>
      </w:pPr>
      <w:r>
        <w:rPr>
          <w:noProof/>
        </w:rPr>
        <w:lastRenderedPageBreak/>
        <w:drawing>
          <wp:inline distT="0" distB="0" distL="0" distR="0" wp14:anchorId="7F804211" wp14:editId="76738A7F">
            <wp:extent cx="5030658" cy="3101009"/>
            <wp:effectExtent l="0" t="0" r="0" b="44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92854" cy="320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4E06" w:rsidRDefault="009C4E06" w:rsidP="009C4E06">
      <w:pPr>
        <w:spacing w:line="240" w:lineRule="atLeast"/>
        <w:jc w:val="center"/>
      </w:pPr>
      <w:r>
        <w:rPr>
          <w:rFonts w:hint="eastAsia"/>
        </w:rPr>
        <w:t>(</w:t>
      </w:r>
      <w:r>
        <w:t>a</w:t>
      </w:r>
      <w:r>
        <w:rPr>
          <w:rFonts w:hint="eastAsia"/>
        </w:rPr>
        <w:t>)</w:t>
      </w:r>
    </w:p>
    <w:p w:rsidR="00623658" w:rsidRDefault="00623658" w:rsidP="009C4E06">
      <w:pPr>
        <w:spacing w:line="240" w:lineRule="atLeast"/>
        <w:jc w:val="center"/>
      </w:pPr>
      <w:r>
        <w:rPr>
          <w:noProof/>
        </w:rPr>
        <w:drawing>
          <wp:inline distT="0" distB="0" distL="0" distR="0" wp14:anchorId="499521F2" wp14:editId="79442BD5">
            <wp:extent cx="5043560" cy="3108960"/>
            <wp:effectExtent l="0" t="0" r="508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87703" cy="3197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4E06" w:rsidRDefault="009C4E06" w:rsidP="009C4E06">
      <w:pPr>
        <w:spacing w:line="240" w:lineRule="atLeast"/>
        <w:jc w:val="center"/>
      </w:pPr>
      <w:r>
        <w:rPr>
          <w:rFonts w:hint="eastAsia"/>
        </w:rPr>
        <w:t>(b)</w:t>
      </w:r>
    </w:p>
    <w:p w:rsidR="009C4E06" w:rsidRDefault="009C4E06" w:rsidP="009C4E06">
      <w:pPr>
        <w:spacing w:line="240" w:lineRule="atLeast"/>
        <w:jc w:val="center"/>
      </w:pPr>
      <w:r>
        <w:rPr>
          <w:rFonts w:hint="eastAsia"/>
        </w:rPr>
        <w:t>图</w:t>
      </w:r>
      <w:r>
        <w:rPr>
          <w:rFonts w:hint="eastAsia"/>
        </w:rPr>
        <w:t>2.</w:t>
      </w:r>
      <w:r w:rsidR="006D3FC9">
        <w:rPr>
          <w:rFonts w:hint="eastAsia"/>
        </w:rPr>
        <w:t>9</w:t>
      </w:r>
      <w:r>
        <w:t xml:space="preserve">  </w:t>
      </w:r>
      <w:r>
        <w:rPr>
          <w:rFonts w:hint="eastAsia"/>
        </w:rPr>
        <w:t>按最近一个月查询</w:t>
      </w:r>
    </w:p>
    <w:p w:rsidR="002C7692" w:rsidRPr="003A40FB" w:rsidRDefault="002C7692" w:rsidP="00FB2743">
      <w:pPr>
        <w:spacing w:line="360" w:lineRule="auto"/>
        <w:jc w:val="center"/>
      </w:pPr>
    </w:p>
    <w:p w:rsidR="00FB1845" w:rsidRDefault="003A40FB" w:rsidP="00FB2743">
      <w:pPr>
        <w:pStyle w:val="a0"/>
        <w:spacing w:line="360" w:lineRule="auto"/>
        <w:ind w:left="357" w:firstLineChars="0" w:firstLine="0"/>
        <w:outlineLvl w:val="1"/>
        <w:rPr>
          <w:b/>
          <w:sz w:val="28"/>
          <w:szCs w:val="28"/>
        </w:rPr>
      </w:pPr>
      <w:bookmarkStart w:id="326" w:name="_Toc494288951"/>
      <w:r>
        <w:rPr>
          <w:rFonts w:hint="eastAsia"/>
          <w:b/>
          <w:sz w:val="28"/>
          <w:szCs w:val="28"/>
        </w:rPr>
        <w:t>2.</w:t>
      </w:r>
      <w:r w:rsidR="0032647C">
        <w:rPr>
          <w:rFonts w:hint="eastAsia"/>
          <w:b/>
          <w:sz w:val="28"/>
          <w:szCs w:val="28"/>
        </w:rPr>
        <w:t>4</w:t>
      </w:r>
      <w:r>
        <w:rPr>
          <w:rFonts w:hint="eastAsia"/>
          <w:b/>
          <w:sz w:val="28"/>
          <w:szCs w:val="28"/>
        </w:rPr>
        <w:t xml:space="preserve"> </w:t>
      </w:r>
      <w:r w:rsidR="00FB1845">
        <w:rPr>
          <w:rFonts w:hint="eastAsia"/>
          <w:b/>
          <w:sz w:val="28"/>
          <w:szCs w:val="28"/>
        </w:rPr>
        <w:t>查询页面说明</w:t>
      </w:r>
      <w:bookmarkEnd w:id="326"/>
    </w:p>
    <w:p w:rsidR="00D027CB" w:rsidRDefault="00FB1845" w:rsidP="008B6CB9">
      <w:pPr>
        <w:pStyle w:val="a0"/>
        <w:spacing w:line="360" w:lineRule="auto"/>
        <w:ind w:left="420" w:firstLineChars="0"/>
      </w:pPr>
      <w:r>
        <w:rPr>
          <w:rFonts w:hint="eastAsia"/>
        </w:rPr>
        <w:t>从主界面菜单栏的“查询”选项可以打开查询页面，如图</w:t>
      </w:r>
      <w:r>
        <w:rPr>
          <w:rFonts w:hint="eastAsia"/>
        </w:rPr>
        <w:t>2.10</w:t>
      </w:r>
      <w:r>
        <w:rPr>
          <w:rFonts w:hint="eastAsia"/>
        </w:rPr>
        <w:t>。</w:t>
      </w:r>
      <w:r w:rsidR="00D027CB">
        <w:rPr>
          <w:rFonts w:hint="eastAsia"/>
        </w:rPr>
        <w:t>页面上半部分是查询设置区域，可以设置按照时间段、线路、站点、道岔和转辙机的编号</w:t>
      </w:r>
      <w:del w:id="327" w:author="胡锦添" w:date="2017-09-27T15:36:00Z">
        <w:r w:rsidR="00D027CB" w:rsidDel="00E743A0">
          <w:rPr>
            <w:rFonts w:hint="eastAsia"/>
          </w:rPr>
          <w:delText>从数据库</w:delText>
        </w:r>
      </w:del>
      <w:r w:rsidR="00D027CB">
        <w:rPr>
          <w:rFonts w:hint="eastAsia"/>
        </w:rPr>
        <w:t>查询相应的采集数据。如果某个选项没有设置，则该选项将被忽略；如</w:t>
      </w:r>
      <w:r w:rsidR="00996356">
        <w:rPr>
          <w:rFonts w:hint="eastAsia"/>
        </w:rPr>
        <w:t>图</w:t>
      </w:r>
      <w:r w:rsidR="00996356">
        <w:rPr>
          <w:rFonts w:hint="eastAsia"/>
        </w:rPr>
        <w:t>2.10</w:t>
      </w:r>
      <w:del w:id="328" w:author="陈钦成" w:date="2017-09-27T15:13:00Z">
        <w:r w:rsidR="00996356" w:rsidDel="008B6CB9">
          <w:rPr>
            <w:rFonts w:hint="eastAsia"/>
          </w:rPr>
          <w:delText>，其</w:delText>
        </w:r>
      </w:del>
      <w:r w:rsidR="00996356">
        <w:rPr>
          <w:rFonts w:hint="eastAsia"/>
        </w:rPr>
        <w:t>中</w:t>
      </w:r>
      <w:r w:rsidR="00C00122">
        <w:rPr>
          <w:rFonts w:hint="eastAsia"/>
        </w:rPr>
        <w:t>线路</w:t>
      </w:r>
      <w:r w:rsidR="00996356">
        <w:rPr>
          <w:rFonts w:hint="eastAsia"/>
        </w:rPr>
        <w:t>和站点</w:t>
      </w:r>
      <w:r w:rsidR="00C00122">
        <w:rPr>
          <w:rFonts w:hint="eastAsia"/>
        </w:rPr>
        <w:t>未设置，则将查询所有线路、所有站点</w:t>
      </w:r>
      <w:r w:rsidR="00996356">
        <w:rPr>
          <w:rFonts w:hint="eastAsia"/>
        </w:rPr>
        <w:t>中道岔编号为</w:t>
      </w:r>
      <w:r w:rsidR="00996356">
        <w:rPr>
          <w:rFonts w:hint="eastAsia"/>
        </w:rPr>
        <w:t>W0000</w:t>
      </w:r>
      <w:r w:rsidR="00996356">
        <w:rPr>
          <w:rFonts w:hint="eastAsia"/>
        </w:rPr>
        <w:t>、转辙机编号为</w:t>
      </w:r>
      <w:r w:rsidR="00996356">
        <w:rPr>
          <w:rFonts w:hint="eastAsia"/>
        </w:rPr>
        <w:t>S0000</w:t>
      </w:r>
      <w:r w:rsidR="00996356">
        <w:rPr>
          <w:rFonts w:hint="eastAsia"/>
        </w:rPr>
        <w:t>的采集数据。</w:t>
      </w:r>
    </w:p>
    <w:p w:rsidR="00FB1845" w:rsidRDefault="00D027CB" w:rsidP="008B6CB9">
      <w:pPr>
        <w:pStyle w:val="a0"/>
        <w:spacing w:line="360" w:lineRule="auto"/>
        <w:ind w:left="420" w:firstLineChars="0"/>
      </w:pPr>
      <w:del w:id="329" w:author="胡锦添" w:date="2017-09-27T15:36:00Z">
        <w:r w:rsidDel="00E743A0">
          <w:rPr>
            <w:rFonts w:hint="eastAsia"/>
          </w:rPr>
          <w:lastRenderedPageBreak/>
          <w:delText>查询到的采集</w:delText>
        </w:r>
      </w:del>
      <w:ins w:id="330" w:author="胡锦添" w:date="2017-09-27T15:36:00Z">
        <w:r w:rsidR="00E743A0">
          <w:rPr>
            <w:rFonts w:hint="eastAsia"/>
          </w:rPr>
          <w:t>所查询的</w:t>
        </w:r>
      </w:ins>
      <w:r>
        <w:rPr>
          <w:rFonts w:hint="eastAsia"/>
        </w:rPr>
        <w:t>数据显示在页面下半部分的显示区域。</w:t>
      </w:r>
      <w:r w:rsidR="00996356">
        <w:rPr>
          <w:rFonts w:hint="eastAsia"/>
        </w:rPr>
        <w:t>选中其中某一条数据，则查询设置区域中的“导出</w:t>
      </w:r>
      <w:r w:rsidR="00996356">
        <w:rPr>
          <w:rFonts w:hint="eastAsia"/>
        </w:rPr>
        <w:t>CSV</w:t>
      </w:r>
      <w:r w:rsidR="00996356">
        <w:rPr>
          <w:rFonts w:hint="eastAsia"/>
        </w:rPr>
        <w:t>”按钮和“查看录像”按钮将被激活。按“导出</w:t>
      </w:r>
      <w:r w:rsidR="00996356">
        <w:rPr>
          <w:rFonts w:hint="eastAsia"/>
        </w:rPr>
        <w:t>CSV</w:t>
      </w:r>
      <w:r w:rsidR="00996356">
        <w:rPr>
          <w:rFonts w:hint="eastAsia"/>
        </w:rPr>
        <w:t>”按钮可以将选中的</w:t>
      </w:r>
      <w:del w:id="331" w:author="胡锦添" w:date="2017-09-27T15:36:00Z">
        <w:r w:rsidR="00996356" w:rsidDel="00E743A0">
          <w:rPr>
            <w:rFonts w:hint="eastAsia"/>
          </w:rPr>
          <w:delText>数据</w:delText>
        </w:r>
      </w:del>
      <w:ins w:id="332" w:author="胡锦添" w:date="2017-09-27T15:36:00Z">
        <w:r w:rsidR="00E743A0">
          <w:rPr>
            <w:rFonts w:hint="eastAsia"/>
          </w:rPr>
          <w:t>记录所对应的电流曲线数据</w:t>
        </w:r>
      </w:ins>
      <w:r w:rsidR="00996356">
        <w:rPr>
          <w:rFonts w:hint="eastAsia"/>
        </w:rPr>
        <w:t>导出为</w:t>
      </w:r>
      <w:r w:rsidR="00996356">
        <w:t>CSV</w:t>
      </w:r>
      <w:r w:rsidR="00996356">
        <w:rPr>
          <w:rFonts w:hint="eastAsia"/>
        </w:rPr>
        <w:t>格式的文件；按“查看录像”按钮则可以回看相应的现场录像视频</w:t>
      </w:r>
      <w:ins w:id="333" w:author="胡锦添" w:date="2017-12-08T11:32:00Z">
        <w:r w:rsidR="00192FF3">
          <w:rPr>
            <w:rFonts w:hint="eastAsia"/>
          </w:rPr>
          <w:t>（从尖轨位移系统进行读取）</w:t>
        </w:r>
      </w:ins>
      <w:ins w:id="334" w:author="胡锦添" w:date="2017-12-15T20:57:00Z">
        <w:r w:rsidR="00641656">
          <w:rPr>
            <w:rFonts w:hint="eastAsia"/>
          </w:rPr>
          <w:t>，如图</w:t>
        </w:r>
        <w:r w:rsidR="00641656">
          <w:rPr>
            <w:rFonts w:hint="eastAsia"/>
          </w:rPr>
          <w:t>2.11</w:t>
        </w:r>
      </w:ins>
      <w:r w:rsidR="00996356">
        <w:rPr>
          <w:rFonts w:hint="eastAsia"/>
        </w:rPr>
        <w:t>。</w:t>
      </w:r>
    </w:p>
    <w:p w:rsidR="00FB1845" w:rsidRDefault="00C00122" w:rsidP="008B6CB9">
      <w:pPr>
        <w:jc w:val="center"/>
      </w:pPr>
      <w:del w:id="335" w:author="胡锦添" w:date="2017-12-15T20:56:00Z">
        <w:r w:rsidDel="00641656">
          <w:rPr>
            <w:noProof/>
          </w:rPr>
          <w:drawing>
            <wp:inline distT="0" distB="0" distL="0" distR="0" wp14:anchorId="6862C766" wp14:editId="30887CBB">
              <wp:extent cx="5274310" cy="3041649"/>
              <wp:effectExtent l="0" t="0" r="2540" b="6985"/>
              <wp:docPr id="9" name="图片 9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6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317167" cy="3066364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  <w:ins w:id="336" w:author="胡锦添" w:date="2017-12-15T20:56:00Z">
        <w:r w:rsidR="00641656">
          <w:rPr>
            <w:noProof/>
          </w:rPr>
          <w:drawing>
            <wp:inline distT="0" distB="0" distL="0" distR="0" wp14:anchorId="7F25E241" wp14:editId="6B65CD06">
              <wp:extent cx="5274310" cy="3273126"/>
              <wp:effectExtent l="0" t="0" r="2540" b="3810"/>
              <wp:docPr id="22" name="图片 22" descr="E:\Project\GZMetro\Switch\softwareDesign\switchMonitorProject\系统使用说明书\查询页面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" descr="E:\Project\GZMetro\Switch\softwareDesign\switchMonitorProject\系统使用说明书\查询页面.png"/>
                      <pic:cNvPicPr>
                        <a:picLocks noChangeAspect="1" noChangeArrowheads="1"/>
                      </pic:cNvPicPr>
                    </pic:nvPicPr>
                    <pic:blipFill>
                      <a:blip r:embed="rId27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274310" cy="3273126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:rsidR="00D027CB" w:rsidRDefault="00D027CB" w:rsidP="008B6CB9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2.10</w:t>
      </w:r>
      <w:r>
        <w:t xml:space="preserve">  </w:t>
      </w:r>
      <w:r>
        <w:rPr>
          <w:rFonts w:hint="eastAsia"/>
        </w:rPr>
        <w:t>查询页面</w:t>
      </w:r>
    </w:p>
    <w:p w:rsidR="00996356" w:rsidDel="00641656" w:rsidRDefault="00641656" w:rsidP="00641656">
      <w:pPr>
        <w:jc w:val="center"/>
        <w:rPr>
          <w:del w:id="337" w:author="胡锦添" w:date="2017-12-15T20:58:00Z"/>
        </w:rPr>
        <w:pPrChange w:id="338" w:author="胡锦添" w:date="2017-12-15T20:59:00Z">
          <w:pPr>
            <w:jc w:val="center"/>
          </w:pPr>
        </w:pPrChange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598336</wp:posOffset>
                </wp:positionH>
                <wp:positionV relativeFrom="paragraph">
                  <wp:posOffset>636104</wp:posOffset>
                </wp:positionV>
                <wp:extent cx="3832528" cy="2552369"/>
                <wp:effectExtent l="0" t="0" r="0" b="635"/>
                <wp:wrapNone/>
                <wp:docPr id="29" name="组合 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32528" cy="2552369"/>
                          <a:chOff x="0" y="0"/>
                          <a:chExt cx="3832528" cy="2552369"/>
                        </a:xfrm>
                      </wpg:grpSpPr>
                      <pic:pic xmlns:pic="http://schemas.openxmlformats.org/drawingml/2006/picture">
                        <pic:nvPicPr>
                          <pic:cNvPr id="26" name="图片 26"/>
                          <pic:cNvPicPr>
                            <a:picLocks noChangeAspect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2410" cy="126425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7" name="图片 27"/>
                          <pic:cNvPicPr>
                            <a:picLocks noChangeAspect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940118" y="15903"/>
                            <a:ext cx="1892410" cy="124835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8" name="图片 28"/>
                          <pic:cNvPicPr>
                            <a:picLocks noChangeAspect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940118" y="1304014"/>
                            <a:ext cx="1892410" cy="124835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组合 29" o:spid="_x0000_s1026" style="position:absolute;left:0;text-align:left;margin-left:47.1pt;margin-top:50.1pt;width:301.75pt;height:200.95pt;z-index:251675648" coordsize="38325,2552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图片 26" o:spid="_x0000_s1027" type="#_x0000_t75" style="position:absolute;width:18924;height:1264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YN1ZnGAAAA2wAAAA8AAABkcnMvZG93bnJldi54bWxEj0FrwkAUhO8F/8PyBG91o6jVNBsphYKg&#10;FaoVr6/ZZxKafRuzq0Z/vSsUehxm5hsmmbemEmdqXGlZwaAfgSDOrC45V/C9/XiegnAeWWNlmRRc&#10;ycE87TwlGGt74S86b3wuAoRdjAoK7+tYSpcVZND1bU0cvINtDPogm1zqBi8Bbio5jKKJNFhyWCiw&#10;pveCst/NySjYtrvd8vO2Xo1eZtnxuF+uTj/jqVK9bvv2CsJT6//Df+2FVjCcwONL+AEyvQM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Zg3VmcYAAADbAAAADwAAAAAAAAAAAAAA&#10;AACfAgAAZHJzL2Rvd25yZXYueG1sUEsFBgAAAAAEAAQA9wAAAJIDAAAAAA==&#10;">
                  <v:imagedata r:id="rId31" o:title=""/>
                  <v:path arrowok="t"/>
                </v:shape>
                <v:shape id="图片 27" o:spid="_x0000_s1028" type="#_x0000_t75" style="position:absolute;left:19401;top:159;width:18924;height:1248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+WUavDAAAA2wAAAA8AAABkcnMvZG93bnJldi54bWxEj0FrwkAQhe8F/8MyQm91E4VWoquIICi0&#10;lEYPOQ7ZMQlmZ8PumqT/visIPT7evO/NW29H04qenG8sK0hnCQji0uqGKwWX8+FtCcIHZI2tZVLw&#10;Sx62m8nLGjNtB/6hPg+ViBD2GSqoQ+gyKX1Zk0E/sx1x9K7WGQxRukpqh0OEm1bOk+RdGmw4NtTY&#10;0b6m8pbfTXzj9Fm0pR66xVdB5Pcpf6c9K/U6HXcrEIHG8H/8TB+1gvkHPLZEAMjNH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n5ZRq8MAAADbAAAADwAAAAAAAAAAAAAAAACf&#10;AgAAZHJzL2Rvd25yZXYueG1sUEsFBgAAAAAEAAQA9wAAAI8DAAAAAA==&#10;">
                  <v:imagedata r:id="rId32" o:title=""/>
                  <v:path arrowok="t"/>
                </v:shape>
                <v:shape id="图片 28" o:spid="_x0000_s1029" type="#_x0000_t75" style="position:absolute;left:19401;top:13040;width:18924;height:1248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GNzwfDAAAA2wAAAA8AAABkcnMvZG93bnJldi54bWxET01rwkAQvQv+h2WEXkQ39SBNmlVUEAul&#10;oUaL1yE7JsHsbJrdmrS/vnso9Ph43+l6MI24U+dqywoe5xEI4sLqmksF59N+9gTCeWSNjWVS8E0O&#10;1qvxKMVE256PdM99KUIIuwQVVN63iZSuqMigm9uWOHBX2xn0AXal1B32Idw0chFFS2mw5tBQYUu7&#10;iopb/mUUZDz9jNEs3+LLR3YYtsX7z2vfK/UwGTbPIDwN/l/8537RChZhbPgSfoBc/QI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cY3PB8MAAADbAAAADwAAAAAAAAAAAAAAAACf&#10;AgAAZHJzL2Rvd25yZXYueG1sUEsFBgAAAAAEAAQA9wAAAI8DAAAAAA==&#10;">
                  <v:imagedata r:id="rId33" o:title=""/>
                  <v:path arrowok="t"/>
                </v:shape>
              </v:group>
            </w:pict>
          </mc:Fallback>
        </mc:AlternateContent>
      </w:r>
      <w:ins w:id="339" w:author="胡锦添" w:date="2017-12-15T20:58:00Z">
        <w:r>
          <w:rPr>
            <w:noProof/>
          </w:rPr>
          <w:drawing>
            <wp:inline distT="0" distB="0" distL="0" distR="0" wp14:anchorId="1AA95786" wp14:editId="6D8F7775">
              <wp:extent cx="4421809" cy="3617844"/>
              <wp:effectExtent l="0" t="0" r="0" b="1905"/>
              <wp:docPr id="25" name="图片 25" descr="E:\Project\GZMetro\Switch\softwareDesign\switchMonitorProject\系统使用说明书\现场录像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" descr="E:\Project\GZMetro\Switch\softwareDesign\switchMonitorProject\系统使用说明书\现场录像.png"/>
                      <pic:cNvPicPr>
                        <a:picLocks noChangeAspect="1" noChangeArrowheads="1"/>
                      </pic:cNvPicPr>
                    </pic:nvPicPr>
                    <pic:blipFill rotWithShape="1">
                      <a:blip r:embed="rId34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 r="20428" b="14286"/>
                      <a:stretch/>
                    </pic:blipFill>
                    <pic:spPr bwMode="auto">
                      <a:xfrm>
                        <a:off x="0" y="0"/>
                        <a:ext cx="4423686" cy="36193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</wp:inline>
          </w:drawing>
        </w:r>
      </w:ins>
      <w:bookmarkStart w:id="340" w:name="_GoBack"/>
      <w:bookmarkEnd w:id="340"/>
    </w:p>
    <w:p w:rsidR="00996356" w:rsidRDefault="00996356" w:rsidP="00641656">
      <w:pPr>
        <w:jc w:val="center"/>
        <w:pPrChange w:id="341" w:author="胡锦添" w:date="2017-12-15T20:59:00Z">
          <w:pPr>
            <w:jc w:val="center"/>
          </w:pPr>
        </w:pPrChange>
      </w:pPr>
      <w:del w:id="342" w:author="胡锦添" w:date="2017-12-15T20:57:00Z">
        <w:r w:rsidDel="00641656">
          <w:rPr>
            <w:noProof/>
          </w:rPr>
          <w:drawing>
            <wp:inline distT="0" distB="0" distL="0" distR="0" wp14:anchorId="3B616134" wp14:editId="21DAEDCC">
              <wp:extent cx="5274310" cy="1439186"/>
              <wp:effectExtent l="0" t="0" r="2540" b="8890"/>
              <wp:docPr id="18" name="图片 18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 rotWithShape="1">
                      <a:blip r:embed="rId35"/>
                      <a:srcRect b="50330"/>
                      <a:stretch/>
                    </pic:blipFill>
                    <pic:spPr bwMode="auto">
                      <a:xfrm>
                        <a:off x="0" y="0"/>
                        <a:ext cx="5274310" cy="1439186"/>
                      </a:xfrm>
                      <a:prstGeom prst="rect">
                        <a:avLst/>
                      </a:prstGeom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</wp:inline>
          </w:drawing>
        </w:r>
      </w:del>
    </w:p>
    <w:p w:rsidR="00996356" w:rsidRDefault="00996356" w:rsidP="008B6CB9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2.11</w:t>
      </w:r>
      <w:r>
        <w:t xml:space="preserve"> </w:t>
      </w:r>
    </w:p>
    <w:p w:rsidR="00996356" w:rsidRPr="008B6CB9" w:rsidRDefault="00996356" w:rsidP="008B6CB9">
      <w:pPr>
        <w:jc w:val="center"/>
      </w:pPr>
    </w:p>
    <w:p w:rsidR="0072395A" w:rsidRPr="00674CE8" w:rsidRDefault="00FB1845" w:rsidP="00FB2743">
      <w:pPr>
        <w:pStyle w:val="a0"/>
        <w:spacing w:line="360" w:lineRule="auto"/>
        <w:ind w:left="357" w:firstLineChars="0" w:firstLine="0"/>
        <w:outlineLvl w:val="1"/>
        <w:rPr>
          <w:b/>
          <w:sz w:val="28"/>
          <w:szCs w:val="28"/>
        </w:rPr>
      </w:pPr>
      <w:bookmarkStart w:id="343" w:name="_Toc494288952"/>
      <w:r>
        <w:rPr>
          <w:b/>
          <w:sz w:val="28"/>
          <w:szCs w:val="28"/>
        </w:rPr>
        <w:t>2.</w:t>
      </w:r>
      <w:r w:rsidR="00996356">
        <w:rPr>
          <w:b/>
          <w:sz w:val="28"/>
          <w:szCs w:val="28"/>
        </w:rPr>
        <w:t>6</w:t>
      </w:r>
      <w:r>
        <w:rPr>
          <w:b/>
          <w:sz w:val="28"/>
          <w:szCs w:val="28"/>
        </w:rPr>
        <w:t xml:space="preserve"> </w:t>
      </w:r>
      <w:r w:rsidR="001E5DE0">
        <w:rPr>
          <w:rFonts w:hint="eastAsia"/>
          <w:b/>
          <w:sz w:val="28"/>
          <w:szCs w:val="28"/>
        </w:rPr>
        <w:t>数据</w:t>
      </w:r>
      <w:r w:rsidR="00942316">
        <w:rPr>
          <w:rFonts w:hint="eastAsia"/>
          <w:b/>
          <w:sz w:val="28"/>
          <w:szCs w:val="28"/>
        </w:rPr>
        <w:t>自动</w:t>
      </w:r>
      <w:r w:rsidR="001E5DE0">
        <w:rPr>
          <w:rFonts w:hint="eastAsia"/>
          <w:b/>
          <w:sz w:val="28"/>
          <w:szCs w:val="28"/>
        </w:rPr>
        <w:t>刷新</w:t>
      </w:r>
      <w:r w:rsidR="00F3617F">
        <w:rPr>
          <w:rFonts w:hint="eastAsia"/>
          <w:b/>
          <w:sz w:val="28"/>
          <w:szCs w:val="28"/>
        </w:rPr>
        <w:t>功能</w:t>
      </w:r>
      <w:bookmarkEnd w:id="343"/>
    </w:p>
    <w:p w:rsidR="003A40FB" w:rsidRPr="003A40FB" w:rsidRDefault="0072395A" w:rsidP="00FB2743">
      <w:pPr>
        <w:pStyle w:val="a0"/>
        <w:spacing w:line="360" w:lineRule="auto"/>
        <w:ind w:left="360" w:firstLineChars="0" w:firstLine="0"/>
      </w:pPr>
      <w:r>
        <w:rPr>
          <w:rFonts w:hint="eastAsia"/>
        </w:rPr>
        <w:tab/>
      </w:r>
      <w:r>
        <w:rPr>
          <w:rFonts w:hint="eastAsia"/>
        </w:rPr>
        <w:tab/>
      </w:r>
      <w:r w:rsidR="003A40FB">
        <w:t>系统开始运行后，</w:t>
      </w:r>
      <w:del w:id="344" w:author="胡锦添" w:date="2017-12-15T11:04:00Z">
        <w:r w:rsidR="003A40FB" w:rsidDel="00033157">
          <w:delText>将定时查询数据库并</w:delText>
        </w:r>
      </w:del>
      <w:ins w:id="345" w:author="胡锦添" w:date="2017-12-15T11:05:00Z">
        <w:r w:rsidR="00033157">
          <w:rPr>
            <w:rFonts w:hint="eastAsia"/>
          </w:rPr>
          <w:t>当转辙机发生</w:t>
        </w:r>
        <w:proofErr w:type="gramStart"/>
        <w:r w:rsidR="00033157">
          <w:rPr>
            <w:rFonts w:hint="eastAsia"/>
          </w:rPr>
          <w:t>操岔动作机</w:t>
        </w:r>
        <w:proofErr w:type="gramEnd"/>
        <w:r w:rsidR="00033157">
          <w:rPr>
            <w:rFonts w:hint="eastAsia"/>
          </w:rPr>
          <w:t>即触发信号采集，并</w:t>
        </w:r>
      </w:ins>
      <w:r w:rsidR="003A40FB">
        <w:t>自动刷新最近一次转辙机动作的数据</w:t>
      </w:r>
      <w:ins w:id="346" w:author="胡锦添" w:date="2017-12-15T11:06:00Z">
        <w:r w:rsidR="00033157">
          <w:rPr>
            <w:rFonts w:hint="eastAsia"/>
          </w:rPr>
          <w:t>曲线</w:t>
        </w:r>
      </w:ins>
      <w:del w:id="347" w:author="胡锦添" w:date="2017-12-15T11:06:00Z">
        <w:r w:rsidR="003A40FB" w:rsidDel="00033157">
          <w:delText>并显示</w:delText>
        </w:r>
      </w:del>
      <w:r w:rsidR="003A40FB">
        <w:t>，</w:t>
      </w:r>
      <w:ins w:id="348" w:author="胡锦添" w:date="2017-12-15T11:06:00Z">
        <w:r w:rsidR="00033157">
          <w:rPr>
            <w:rFonts w:hint="eastAsia"/>
          </w:rPr>
          <w:t>最新的</w:t>
        </w:r>
      </w:ins>
      <w:r w:rsidR="003A40FB">
        <w:t>数据记录时间显示在</w:t>
      </w:r>
      <w:r w:rsidR="003A40FB">
        <w:rPr>
          <w:rFonts w:hint="eastAsia"/>
        </w:rPr>
        <w:t>“动作过程曲线”图表右下角</w:t>
      </w:r>
      <w:ins w:id="349" w:author="胡锦添" w:date="2017-12-15T11:04:00Z">
        <w:r w:rsidR="00105C51">
          <w:rPr>
            <w:rFonts w:hint="eastAsia"/>
          </w:rPr>
          <w:t>的“当前记录时间”</w:t>
        </w:r>
      </w:ins>
      <w:r w:rsidR="003A40FB" w:rsidRPr="00F3617F">
        <w:rPr>
          <w:rFonts w:hint="eastAsia"/>
        </w:rPr>
        <w:t>，见图</w:t>
      </w:r>
      <w:r w:rsidR="00F3617F" w:rsidRPr="00F3617F">
        <w:rPr>
          <w:rFonts w:hint="eastAsia"/>
        </w:rPr>
        <w:t>2.</w:t>
      </w:r>
      <w:del w:id="350" w:author="胡锦添" w:date="2017-12-15T11:02:00Z">
        <w:r w:rsidR="006D3FC9" w:rsidDel="000E7623">
          <w:delText>5</w:delText>
        </w:r>
      </w:del>
      <w:ins w:id="351" w:author="胡锦添" w:date="2017-12-15T11:02:00Z">
        <w:r w:rsidR="000E7623">
          <w:rPr>
            <w:rFonts w:hint="eastAsia"/>
          </w:rPr>
          <w:t>12</w:t>
        </w:r>
      </w:ins>
      <w:r w:rsidR="00F3617F" w:rsidRPr="00F3617F">
        <w:rPr>
          <w:rFonts w:hint="eastAsia"/>
        </w:rPr>
        <w:t>。</w:t>
      </w:r>
    </w:p>
    <w:p w:rsidR="00162B20" w:rsidRDefault="00C90D0C" w:rsidP="00C90D0C">
      <w:pPr>
        <w:pStyle w:val="a0"/>
        <w:spacing w:line="360" w:lineRule="auto"/>
        <w:ind w:left="360" w:firstLineChars="0" w:firstLine="0"/>
        <w:jc w:val="left"/>
      </w:pPr>
      <w:r>
        <w:tab/>
      </w:r>
      <w:r>
        <w:tab/>
      </w:r>
      <w:ins w:id="352" w:author="胡锦添" w:date="2017-12-15T11:03:00Z">
        <w:r w:rsidR="000E7623">
          <w:rPr>
            <w:noProof/>
          </w:rPr>
          <w:drawing>
            <wp:inline distT="0" distB="0" distL="0" distR="0" wp14:anchorId="0C08BC4E" wp14:editId="462CA279">
              <wp:extent cx="4818491" cy="3032617"/>
              <wp:effectExtent l="0" t="0" r="1270" b="0"/>
              <wp:docPr id="19" name="图片 19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 rotWithShape="1">
                      <a:blip r:embed="rId14"/>
                      <a:srcRect r="35286" b="38636"/>
                      <a:stretch/>
                    </pic:blipFill>
                    <pic:spPr bwMode="auto">
                      <a:xfrm>
                        <a:off x="0" y="0"/>
                        <a:ext cx="4821494" cy="3034507"/>
                      </a:xfrm>
                      <a:prstGeom prst="rect">
                        <a:avLst/>
                      </a:prstGeom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</wp:inline>
          </w:drawing>
        </w:r>
      </w:ins>
    </w:p>
    <w:p w:rsidR="00E82002" w:rsidRDefault="000E7623" w:rsidP="000E7623">
      <w:pPr>
        <w:pStyle w:val="a0"/>
        <w:spacing w:line="360" w:lineRule="auto"/>
        <w:ind w:left="360" w:firstLineChars="0" w:firstLine="0"/>
        <w:jc w:val="center"/>
        <w:rPr>
          <w:ins w:id="353" w:author="胡锦添" w:date="2017-09-27T15:39:00Z"/>
          <w:rFonts w:hint="eastAsia"/>
        </w:rPr>
        <w:pPrChange w:id="354" w:author="胡锦添" w:date="2017-12-15T11:03:00Z">
          <w:pPr>
            <w:pStyle w:val="a0"/>
            <w:spacing w:line="360" w:lineRule="auto"/>
            <w:ind w:left="360" w:firstLineChars="0" w:firstLine="0"/>
            <w:jc w:val="left"/>
          </w:pPr>
        </w:pPrChange>
      </w:pPr>
      <w:ins w:id="355" w:author="胡锦添" w:date="2017-12-15T11:03:00Z">
        <w:r>
          <w:rPr>
            <w:rFonts w:hint="eastAsia"/>
          </w:rPr>
          <w:t>图</w:t>
        </w:r>
        <w:r>
          <w:rPr>
            <w:rFonts w:hint="eastAsia"/>
          </w:rPr>
          <w:t>2.12</w:t>
        </w:r>
      </w:ins>
    </w:p>
    <w:p w:rsidR="009773FE" w:rsidRDefault="009773FE" w:rsidP="00C90D0C">
      <w:pPr>
        <w:pStyle w:val="a0"/>
        <w:spacing w:line="360" w:lineRule="auto"/>
        <w:ind w:left="360" w:firstLineChars="0" w:firstLine="0"/>
        <w:jc w:val="left"/>
      </w:pPr>
    </w:p>
    <w:p w:rsidR="00B377FC" w:rsidRPr="00674CE8" w:rsidRDefault="00B377FC" w:rsidP="00FB2743">
      <w:pPr>
        <w:pStyle w:val="a0"/>
        <w:spacing w:line="360" w:lineRule="auto"/>
        <w:ind w:left="357" w:firstLineChars="0" w:firstLine="0"/>
        <w:outlineLvl w:val="1"/>
        <w:rPr>
          <w:b/>
          <w:sz w:val="28"/>
          <w:szCs w:val="28"/>
        </w:rPr>
      </w:pPr>
      <w:bookmarkStart w:id="356" w:name="_Toc494288953"/>
      <w:r w:rsidRPr="00674CE8">
        <w:rPr>
          <w:rFonts w:hint="eastAsia"/>
          <w:b/>
          <w:sz w:val="28"/>
          <w:szCs w:val="28"/>
        </w:rPr>
        <w:t>2.</w:t>
      </w:r>
      <w:r w:rsidR="00996356">
        <w:rPr>
          <w:rFonts w:hint="eastAsia"/>
          <w:b/>
          <w:sz w:val="28"/>
          <w:szCs w:val="28"/>
        </w:rPr>
        <w:t>7</w:t>
      </w:r>
      <w:r w:rsidR="001153FB">
        <w:rPr>
          <w:b/>
          <w:sz w:val="28"/>
          <w:szCs w:val="28"/>
        </w:rPr>
        <w:t xml:space="preserve"> </w:t>
      </w:r>
      <w:r w:rsidR="00D34D01">
        <w:rPr>
          <w:rFonts w:hint="eastAsia"/>
          <w:b/>
          <w:sz w:val="28"/>
          <w:szCs w:val="28"/>
        </w:rPr>
        <w:t>数据缩放</w:t>
      </w:r>
      <w:bookmarkEnd w:id="356"/>
    </w:p>
    <w:p w:rsidR="00B377FC" w:rsidRDefault="00B377FC" w:rsidP="00FB2743">
      <w:pPr>
        <w:pStyle w:val="a0"/>
        <w:spacing w:line="360" w:lineRule="auto"/>
        <w:ind w:left="360" w:firstLineChars="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用户</w:t>
      </w:r>
      <w:r w:rsidR="00D34D01">
        <w:rPr>
          <w:rFonts w:hint="eastAsia"/>
        </w:rPr>
        <w:t>在图形显示区域按住鼠标左键，从左上方开始往右下方拉出矩形框，框住要放大的图形部分即可放大该区域数据图形。若从右上方往左下方拉出矩形框则可以恢复为默认图形</w:t>
      </w:r>
      <w:ins w:id="357" w:author="胡锦添" w:date="2017-12-15T11:07:00Z">
        <w:r w:rsidR="00B423E1">
          <w:rPr>
            <w:rFonts w:hint="eastAsia"/>
          </w:rPr>
          <w:t>大小</w:t>
        </w:r>
      </w:ins>
      <w:r w:rsidR="00D34D01">
        <w:rPr>
          <w:rFonts w:hint="eastAsia"/>
        </w:rPr>
        <w:t>，</w:t>
      </w:r>
      <w:r w:rsidR="00D9698D">
        <w:rPr>
          <w:rFonts w:hint="eastAsia"/>
        </w:rPr>
        <w:t>如</w:t>
      </w:r>
      <w:r>
        <w:rPr>
          <w:rFonts w:hint="eastAsia"/>
        </w:rPr>
        <w:t>图</w:t>
      </w:r>
      <w:r w:rsidR="00E82002">
        <w:rPr>
          <w:rFonts w:hint="eastAsia"/>
        </w:rPr>
        <w:t>2.</w:t>
      </w:r>
      <w:del w:id="358" w:author="胡锦添" w:date="2017-12-15T11:02:00Z">
        <w:r w:rsidR="006D3FC9" w:rsidDel="000E7623">
          <w:delText>1</w:delText>
        </w:r>
        <w:r w:rsidR="00996356" w:rsidDel="000E7623">
          <w:delText>2</w:delText>
        </w:r>
      </w:del>
      <w:ins w:id="359" w:author="胡锦添" w:date="2017-12-15T11:02:00Z">
        <w:r w:rsidR="000E7623">
          <w:t>1</w:t>
        </w:r>
        <w:r w:rsidR="000E7623">
          <w:rPr>
            <w:rFonts w:hint="eastAsia"/>
          </w:rPr>
          <w:t>3</w:t>
        </w:r>
      </w:ins>
      <w:r w:rsidR="00D9698D">
        <w:rPr>
          <w:rFonts w:hint="eastAsia"/>
        </w:rPr>
        <w:t>所示</w:t>
      </w:r>
      <w:r>
        <w:rPr>
          <w:rFonts w:hint="eastAsia"/>
        </w:rPr>
        <w:t>。</w:t>
      </w:r>
    </w:p>
    <w:p w:rsidR="00E82002" w:rsidRDefault="00E82002" w:rsidP="00FB2743">
      <w:pPr>
        <w:pStyle w:val="a0"/>
        <w:spacing w:line="360" w:lineRule="auto"/>
        <w:ind w:left="360" w:firstLineChars="0" w:firstLine="0"/>
      </w:pPr>
      <w:r>
        <w:tab/>
      </w:r>
      <w:r>
        <w:tab/>
      </w:r>
      <w:r>
        <w:rPr>
          <w:rFonts w:hint="eastAsia"/>
        </w:rPr>
        <w:t>注意：统计查询界面的电流数据三维图形不支持缩放功能。</w:t>
      </w:r>
    </w:p>
    <w:p w:rsidR="00B377FC" w:rsidRDefault="00D34D01" w:rsidP="00FB2743">
      <w:pPr>
        <w:pStyle w:val="a0"/>
        <w:spacing w:line="360" w:lineRule="auto"/>
        <w:ind w:left="360" w:firstLineChars="0" w:firstLine="0"/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45952" behindDoc="0" locked="0" layoutInCell="1" allowOverlap="1">
                <wp:simplePos x="0" y="0"/>
                <wp:positionH relativeFrom="column">
                  <wp:posOffset>637540</wp:posOffset>
                </wp:positionH>
                <wp:positionV relativeFrom="paragraph">
                  <wp:posOffset>744358</wp:posOffset>
                </wp:positionV>
                <wp:extent cx="1206611" cy="881496"/>
                <wp:effectExtent l="0" t="0" r="12700" b="13970"/>
                <wp:wrapNone/>
                <wp:docPr id="11" name="椭圆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6611" cy="881496"/>
                        </a:xfrm>
                        <a:prstGeom prst="ellipse">
                          <a:avLst/>
                        </a:prstGeom>
                        <a:noFill/>
                        <a:ln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椭圆 11" o:spid="_x0000_s1026" style="position:absolute;left:0;text-align:left;margin-left:50.2pt;margin-top:58.6pt;width:95pt;height:69.4pt;z-index:251645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" filled="f" strokecolor="#c0504d [3205]" strokeweight="2pt"/>
            </w:pict>
          </mc:Fallback>
        </mc:AlternateContent>
      </w:r>
      <w:r>
        <w:rPr>
          <w:noProof/>
        </w:rPr>
        <w:drawing>
          <wp:inline distT="0" distB="0" distL="0" distR="0" wp14:anchorId="5571D6A9" wp14:editId="0B44F461">
            <wp:extent cx="5271714" cy="1924216"/>
            <wp:effectExtent l="0" t="0" r="571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6"/>
                    <a:srcRect b="53351"/>
                    <a:stretch/>
                  </pic:blipFill>
                  <pic:spPr bwMode="auto">
                    <a:xfrm>
                      <a:off x="0" y="0"/>
                      <a:ext cx="5274310" cy="19251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1210" w:rsidRDefault="00271210" w:rsidP="00FB2743">
      <w:pPr>
        <w:pStyle w:val="a0"/>
        <w:spacing w:line="360" w:lineRule="auto"/>
        <w:ind w:left="360" w:firstLineChars="0" w:firstLine="0"/>
        <w:jc w:val="center"/>
      </w:pPr>
      <w:r>
        <w:rPr>
          <w:rFonts w:hint="eastAsia"/>
        </w:rPr>
        <w:t>图</w:t>
      </w:r>
      <w:r w:rsidR="00E82002">
        <w:rPr>
          <w:rFonts w:hint="eastAsia"/>
        </w:rPr>
        <w:t>2.</w:t>
      </w:r>
      <w:del w:id="360" w:author="胡锦添" w:date="2017-12-15T11:02:00Z">
        <w:r w:rsidR="006D3FC9" w:rsidDel="000E7623">
          <w:delText>1</w:delText>
        </w:r>
        <w:r w:rsidR="00996356" w:rsidDel="000E7623">
          <w:delText>2</w:delText>
        </w:r>
        <w:r w:rsidR="00E82002" w:rsidDel="000E7623">
          <w:delText xml:space="preserve">  </w:delText>
        </w:r>
      </w:del>
      <w:ins w:id="361" w:author="胡锦添" w:date="2017-12-15T11:02:00Z">
        <w:r w:rsidR="000E7623">
          <w:t>1</w:t>
        </w:r>
        <w:r w:rsidR="000E7623">
          <w:rPr>
            <w:rFonts w:hint="eastAsia"/>
          </w:rPr>
          <w:t>3</w:t>
        </w:r>
        <w:r w:rsidR="000E7623">
          <w:t xml:space="preserve">  </w:t>
        </w:r>
      </w:ins>
      <w:r w:rsidR="00E82002">
        <w:rPr>
          <w:rFonts w:hint="eastAsia"/>
        </w:rPr>
        <w:t>图形数据缩放</w:t>
      </w:r>
    </w:p>
    <w:p w:rsidR="005F6F4D" w:rsidDel="00741F8A" w:rsidRDefault="005F6F4D" w:rsidP="00FB2743">
      <w:pPr>
        <w:pStyle w:val="a0"/>
        <w:spacing w:line="360" w:lineRule="auto"/>
        <w:ind w:left="360" w:firstLineChars="0" w:firstLine="0"/>
        <w:rPr>
          <w:del w:id="362" w:author="胡锦添" w:date="2017-12-15T11:07:00Z"/>
        </w:rPr>
      </w:pPr>
    </w:p>
    <w:p w:rsidR="00A450D0" w:rsidRDefault="00A450D0" w:rsidP="00FB2743">
      <w:pPr>
        <w:spacing w:line="360" w:lineRule="auto"/>
      </w:pPr>
    </w:p>
    <w:p w:rsidR="00A450D0" w:rsidRPr="00674CE8" w:rsidRDefault="00A450D0" w:rsidP="00FB2743">
      <w:pPr>
        <w:pStyle w:val="a0"/>
        <w:spacing w:line="360" w:lineRule="auto"/>
        <w:ind w:left="357" w:firstLineChars="0" w:firstLine="0"/>
        <w:outlineLvl w:val="1"/>
        <w:rPr>
          <w:b/>
          <w:sz w:val="28"/>
          <w:szCs w:val="28"/>
        </w:rPr>
      </w:pPr>
      <w:bookmarkStart w:id="363" w:name="_Toc494288954"/>
      <w:r w:rsidRPr="00674CE8">
        <w:rPr>
          <w:rFonts w:hint="eastAsia"/>
          <w:b/>
          <w:sz w:val="28"/>
          <w:szCs w:val="28"/>
        </w:rPr>
        <w:t>2.</w:t>
      </w:r>
      <w:r w:rsidR="00996356">
        <w:rPr>
          <w:b/>
          <w:sz w:val="28"/>
          <w:szCs w:val="28"/>
        </w:rPr>
        <w:t>8</w:t>
      </w:r>
      <w:r w:rsidR="0032647C">
        <w:rPr>
          <w:b/>
          <w:sz w:val="28"/>
          <w:szCs w:val="28"/>
        </w:rPr>
        <w:t xml:space="preserve"> </w:t>
      </w:r>
      <w:r w:rsidRPr="00674CE8">
        <w:rPr>
          <w:rFonts w:hint="eastAsia"/>
          <w:b/>
          <w:sz w:val="28"/>
          <w:szCs w:val="28"/>
        </w:rPr>
        <w:t>退出系统</w:t>
      </w:r>
      <w:bookmarkEnd w:id="363"/>
    </w:p>
    <w:p w:rsidR="00194418" w:rsidDel="00741F8A" w:rsidRDefault="00A450D0" w:rsidP="00194418">
      <w:pPr>
        <w:spacing w:line="360" w:lineRule="auto"/>
        <w:ind w:firstLine="357"/>
        <w:rPr>
          <w:del w:id="364" w:author="胡锦添" w:date="2017-12-15T11:07:00Z"/>
        </w:rPr>
      </w:pPr>
      <w:proofErr w:type="gramStart"/>
      <w:r>
        <w:rPr>
          <w:rFonts w:hint="eastAsia"/>
        </w:rPr>
        <w:t>点击</w:t>
      </w:r>
      <w:r w:rsidR="003A40FB">
        <w:rPr>
          <w:rFonts w:hint="eastAsia"/>
        </w:rPr>
        <w:t>主</w:t>
      </w:r>
      <w:proofErr w:type="gramEnd"/>
      <w:r w:rsidR="003A40FB">
        <w:rPr>
          <w:rFonts w:hint="eastAsia"/>
        </w:rPr>
        <w:t>界面窗口右上角的关闭窗口图标或者按</w:t>
      </w:r>
      <w:r w:rsidR="003A40FB">
        <w:rPr>
          <w:rFonts w:hint="eastAsia"/>
        </w:rPr>
        <w:t>ESC</w:t>
      </w:r>
      <w:r w:rsidR="003A40FB">
        <w:rPr>
          <w:rFonts w:hint="eastAsia"/>
        </w:rPr>
        <w:t>建</w:t>
      </w:r>
      <w:r w:rsidR="00F3617F">
        <w:rPr>
          <w:rFonts w:hint="eastAsia"/>
        </w:rPr>
        <w:t>，即可停止实时刷新</w:t>
      </w:r>
      <w:r>
        <w:rPr>
          <w:rFonts w:hint="eastAsia"/>
        </w:rPr>
        <w:t>并退出系统</w:t>
      </w:r>
      <w:r w:rsidR="003A40FB">
        <w:rPr>
          <w:rFonts w:hint="eastAsia"/>
        </w:rPr>
        <w:t>。</w:t>
      </w:r>
    </w:p>
    <w:p w:rsidR="00194418" w:rsidDel="00741F8A" w:rsidRDefault="00194418" w:rsidP="00194418">
      <w:pPr>
        <w:spacing w:line="360" w:lineRule="auto"/>
        <w:ind w:firstLine="357"/>
        <w:rPr>
          <w:del w:id="365" w:author="胡锦添" w:date="2017-12-15T11:07:00Z"/>
        </w:rPr>
      </w:pPr>
    </w:p>
    <w:p w:rsidR="00194418" w:rsidRPr="00B239FD" w:rsidRDefault="00194418" w:rsidP="00741F8A">
      <w:pPr>
        <w:spacing w:line="360" w:lineRule="auto"/>
        <w:ind w:firstLine="357"/>
        <w:pPrChange w:id="366" w:author="胡锦添" w:date="2017-12-15T11:07:00Z">
          <w:pPr>
            <w:spacing w:line="360" w:lineRule="auto"/>
            <w:ind w:firstLine="357"/>
          </w:pPr>
        </w:pPrChange>
      </w:pPr>
    </w:p>
    <w:sectPr w:rsidR="00194418" w:rsidRPr="00B239FD" w:rsidSect="00B239FD">
      <w:pgSz w:w="11906" w:h="16838"/>
      <w:pgMar w:top="1440" w:right="1800" w:bottom="1440" w:left="1800" w:header="851" w:footer="992" w:gutter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5164E" w:rsidRDefault="0035164E" w:rsidP="00AB5F06">
      <w:r>
        <w:separator/>
      </w:r>
    </w:p>
  </w:endnote>
  <w:endnote w:type="continuationSeparator" w:id="0">
    <w:p w:rsidR="0035164E" w:rsidRDefault="0035164E" w:rsidP="00AB5F0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912963248"/>
      <w:docPartObj>
        <w:docPartGallery w:val="Page Numbers (Bottom of Page)"/>
        <w:docPartUnique/>
      </w:docPartObj>
    </w:sdtPr>
    <w:sdtEndPr/>
    <w:sdtContent>
      <w:p w:rsidR="00B239FD" w:rsidRDefault="00B239FD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A6754" w:rsidRPr="008A6754">
          <w:rPr>
            <w:noProof/>
            <w:lang w:val="zh-CN"/>
          </w:rPr>
          <w:t>8</w:t>
        </w:r>
        <w:r>
          <w:fldChar w:fldCharType="end"/>
        </w:r>
      </w:p>
    </w:sdtContent>
  </w:sdt>
  <w:p w:rsidR="00B239FD" w:rsidRDefault="00B239FD">
    <w:pPr>
      <w:pStyle w:val="a7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90D0C" w:rsidRDefault="00B239FD" w:rsidP="00B239FD">
    <w:pPr>
      <w:pStyle w:val="a7"/>
    </w:pPr>
    <w:r>
      <w:tab/>
    </w:r>
    <w:r>
      <w:fldChar w:fldCharType="begin"/>
    </w:r>
    <w:r>
      <w:instrText>PAGE   \* MERGEFORMAT</w:instrText>
    </w:r>
    <w:r>
      <w:fldChar w:fldCharType="separate"/>
    </w:r>
    <w:r w:rsidR="008A6754" w:rsidRPr="008A6754">
      <w:rPr>
        <w:noProof/>
        <w:lang w:val="zh-CN"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5164E" w:rsidRDefault="0035164E" w:rsidP="00AB5F06">
      <w:r>
        <w:separator/>
      </w:r>
    </w:p>
  </w:footnote>
  <w:footnote w:type="continuationSeparator" w:id="0">
    <w:p w:rsidR="0035164E" w:rsidRDefault="0035164E" w:rsidP="00AB5F0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324420"/>
    <w:multiLevelType w:val="multilevel"/>
    <w:tmpl w:val="A33CA51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945" w:hanging="525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57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9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7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1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8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800" w:hanging="1440"/>
      </w:pPr>
      <w:rPr>
        <w:rFonts w:hint="default"/>
      </w:rPr>
    </w:lvl>
  </w:abstractNum>
  <w:num w:numId="1">
    <w:abstractNumId w:val="0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陈钦成">
    <w15:presenceInfo w15:providerId="Windows Live" w15:userId="e6d2729f39d75728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proofState w:spelling="clean" w:grammar="clean"/>
  <w:trackRevisions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37119"/>
    <w:rsid w:val="00033157"/>
    <w:rsid w:val="0003673A"/>
    <w:rsid w:val="00072D82"/>
    <w:rsid w:val="0009573E"/>
    <w:rsid w:val="000C48B6"/>
    <w:rsid w:val="000E7623"/>
    <w:rsid w:val="000F2784"/>
    <w:rsid w:val="000F2FE2"/>
    <w:rsid w:val="00105C51"/>
    <w:rsid w:val="001153FB"/>
    <w:rsid w:val="001368FB"/>
    <w:rsid w:val="00162B20"/>
    <w:rsid w:val="00172147"/>
    <w:rsid w:val="00173DB3"/>
    <w:rsid w:val="00192FF3"/>
    <w:rsid w:val="00194418"/>
    <w:rsid w:val="001B0127"/>
    <w:rsid w:val="001E5DE0"/>
    <w:rsid w:val="00226A28"/>
    <w:rsid w:val="00231408"/>
    <w:rsid w:val="002354CC"/>
    <w:rsid w:val="00236B9D"/>
    <w:rsid w:val="00245E7C"/>
    <w:rsid w:val="00271210"/>
    <w:rsid w:val="002B0766"/>
    <w:rsid w:val="002C7692"/>
    <w:rsid w:val="002F51F8"/>
    <w:rsid w:val="0030186A"/>
    <w:rsid w:val="00310AB1"/>
    <w:rsid w:val="0032286C"/>
    <w:rsid w:val="0032647C"/>
    <w:rsid w:val="0035164E"/>
    <w:rsid w:val="0036291D"/>
    <w:rsid w:val="003A40FB"/>
    <w:rsid w:val="003B3808"/>
    <w:rsid w:val="003F1505"/>
    <w:rsid w:val="004341F6"/>
    <w:rsid w:val="00442935"/>
    <w:rsid w:val="00455514"/>
    <w:rsid w:val="00475247"/>
    <w:rsid w:val="004D1110"/>
    <w:rsid w:val="004D2E88"/>
    <w:rsid w:val="005001CB"/>
    <w:rsid w:val="00565884"/>
    <w:rsid w:val="005F6F4D"/>
    <w:rsid w:val="00623658"/>
    <w:rsid w:val="00631BE5"/>
    <w:rsid w:val="00641656"/>
    <w:rsid w:val="006630E1"/>
    <w:rsid w:val="006637DC"/>
    <w:rsid w:val="006724CF"/>
    <w:rsid w:val="00674CE8"/>
    <w:rsid w:val="00693FC3"/>
    <w:rsid w:val="006A6383"/>
    <w:rsid w:val="006D3E17"/>
    <w:rsid w:val="006D3FC9"/>
    <w:rsid w:val="0072395A"/>
    <w:rsid w:val="00737119"/>
    <w:rsid w:val="00741F8A"/>
    <w:rsid w:val="00760268"/>
    <w:rsid w:val="00775B58"/>
    <w:rsid w:val="00792262"/>
    <w:rsid w:val="007B09DA"/>
    <w:rsid w:val="007B428C"/>
    <w:rsid w:val="007C0641"/>
    <w:rsid w:val="007C6244"/>
    <w:rsid w:val="008208D4"/>
    <w:rsid w:val="00845BE0"/>
    <w:rsid w:val="00847200"/>
    <w:rsid w:val="008552A4"/>
    <w:rsid w:val="00866B59"/>
    <w:rsid w:val="008A362C"/>
    <w:rsid w:val="008A6754"/>
    <w:rsid w:val="008B6CB9"/>
    <w:rsid w:val="008D36E6"/>
    <w:rsid w:val="008E53AB"/>
    <w:rsid w:val="008F5C62"/>
    <w:rsid w:val="00905CB0"/>
    <w:rsid w:val="00934A94"/>
    <w:rsid w:val="00942316"/>
    <w:rsid w:val="00961F1B"/>
    <w:rsid w:val="009773FE"/>
    <w:rsid w:val="00987499"/>
    <w:rsid w:val="00996356"/>
    <w:rsid w:val="009B7B31"/>
    <w:rsid w:val="009C0207"/>
    <w:rsid w:val="009C079F"/>
    <w:rsid w:val="009C4E06"/>
    <w:rsid w:val="009E2527"/>
    <w:rsid w:val="009E69CD"/>
    <w:rsid w:val="00A450D0"/>
    <w:rsid w:val="00AB4716"/>
    <w:rsid w:val="00AB5F06"/>
    <w:rsid w:val="00AE2C3A"/>
    <w:rsid w:val="00B239FD"/>
    <w:rsid w:val="00B377FC"/>
    <w:rsid w:val="00B423E1"/>
    <w:rsid w:val="00B957D7"/>
    <w:rsid w:val="00BB20AB"/>
    <w:rsid w:val="00BE286C"/>
    <w:rsid w:val="00BE31FB"/>
    <w:rsid w:val="00BF1718"/>
    <w:rsid w:val="00BF783A"/>
    <w:rsid w:val="00C00122"/>
    <w:rsid w:val="00C1117A"/>
    <w:rsid w:val="00C20B3B"/>
    <w:rsid w:val="00C57534"/>
    <w:rsid w:val="00C90D0C"/>
    <w:rsid w:val="00CD1F50"/>
    <w:rsid w:val="00CE435D"/>
    <w:rsid w:val="00CF44AC"/>
    <w:rsid w:val="00D027CB"/>
    <w:rsid w:val="00D10B9A"/>
    <w:rsid w:val="00D34D01"/>
    <w:rsid w:val="00D362BD"/>
    <w:rsid w:val="00D41B1A"/>
    <w:rsid w:val="00D9698D"/>
    <w:rsid w:val="00DA3F8A"/>
    <w:rsid w:val="00DA4D69"/>
    <w:rsid w:val="00DF2285"/>
    <w:rsid w:val="00E34AC9"/>
    <w:rsid w:val="00E57AB8"/>
    <w:rsid w:val="00E743A0"/>
    <w:rsid w:val="00E82002"/>
    <w:rsid w:val="00EA1865"/>
    <w:rsid w:val="00EB1148"/>
    <w:rsid w:val="00ED2601"/>
    <w:rsid w:val="00EE7D75"/>
    <w:rsid w:val="00F3617F"/>
    <w:rsid w:val="00F44FA3"/>
    <w:rsid w:val="00FA26B0"/>
    <w:rsid w:val="00FB1845"/>
    <w:rsid w:val="00FB2743"/>
    <w:rsid w:val="00FC42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C4E06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B239F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0"/>
    <w:next w:val="a"/>
    <w:link w:val="2Char"/>
    <w:uiPriority w:val="9"/>
    <w:unhideWhenUsed/>
    <w:qFormat/>
    <w:rsid w:val="00942316"/>
    <w:pPr>
      <w:ind w:left="357" w:firstLineChars="0" w:firstLine="0"/>
      <w:outlineLvl w:val="1"/>
    </w:pPr>
    <w:rPr>
      <w:b/>
      <w:sz w:val="28"/>
      <w:szCs w:val="28"/>
    </w:rPr>
  </w:style>
  <w:style w:type="paragraph" w:styleId="3">
    <w:name w:val="heading 3"/>
    <w:basedOn w:val="a0"/>
    <w:next w:val="a"/>
    <w:link w:val="3Char"/>
    <w:uiPriority w:val="9"/>
    <w:unhideWhenUsed/>
    <w:qFormat/>
    <w:rsid w:val="002F51F8"/>
    <w:pPr>
      <w:ind w:left="420" w:firstLineChars="0" w:firstLine="0"/>
      <w:outlineLvl w:val="2"/>
    </w:pPr>
    <w:rPr>
      <w:b/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List Paragraph"/>
    <w:basedOn w:val="a"/>
    <w:uiPriority w:val="34"/>
    <w:qFormat/>
    <w:rsid w:val="0009573E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72395A"/>
    <w:rPr>
      <w:sz w:val="18"/>
      <w:szCs w:val="18"/>
    </w:rPr>
  </w:style>
  <w:style w:type="character" w:customStyle="1" w:styleId="Char">
    <w:name w:val="批注框文本 Char"/>
    <w:basedOn w:val="a1"/>
    <w:link w:val="a4"/>
    <w:uiPriority w:val="99"/>
    <w:semiHidden/>
    <w:rsid w:val="0072395A"/>
    <w:rPr>
      <w:sz w:val="18"/>
      <w:szCs w:val="18"/>
    </w:rPr>
  </w:style>
  <w:style w:type="paragraph" w:styleId="10">
    <w:name w:val="toc 1"/>
    <w:basedOn w:val="a"/>
    <w:next w:val="a"/>
    <w:autoRedefine/>
    <w:uiPriority w:val="39"/>
    <w:unhideWhenUsed/>
    <w:rsid w:val="00847200"/>
    <w:pPr>
      <w:tabs>
        <w:tab w:val="left" w:pos="420"/>
        <w:tab w:val="right" w:leader="dot" w:pos="8296"/>
      </w:tabs>
      <w:jc w:val="center"/>
    </w:pPr>
    <w:rPr>
      <w:sz w:val="24"/>
    </w:rPr>
  </w:style>
  <w:style w:type="paragraph" w:styleId="20">
    <w:name w:val="toc 2"/>
    <w:basedOn w:val="a"/>
    <w:next w:val="a"/>
    <w:autoRedefine/>
    <w:uiPriority w:val="39"/>
    <w:unhideWhenUsed/>
    <w:rsid w:val="00847200"/>
    <w:pPr>
      <w:ind w:leftChars="200" w:left="420"/>
    </w:pPr>
  </w:style>
  <w:style w:type="character" w:styleId="a5">
    <w:name w:val="Hyperlink"/>
    <w:basedOn w:val="a1"/>
    <w:uiPriority w:val="99"/>
    <w:unhideWhenUsed/>
    <w:rsid w:val="00847200"/>
    <w:rPr>
      <w:color w:val="0000FF" w:themeColor="hyperlink"/>
      <w:u w:val="single"/>
    </w:rPr>
  </w:style>
  <w:style w:type="paragraph" w:styleId="a6">
    <w:name w:val="header"/>
    <w:basedOn w:val="a"/>
    <w:link w:val="Char0"/>
    <w:uiPriority w:val="99"/>
    <w:unhideWhenUsed/>
    <w:rsid w:val="00AB5F0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1"/>
    <w:link w:val="a6"/>
    <w:uiPriority w:val="99"/>
    <w:rsid w:val="00AB5F06"/>
    <w:rPr>
      <w:sz w:val="18"/>
      <w:szCs w:val="18"/>
    </w:rPr>
  </w:style>
  <w:style w:type="paragraph" w:styleId="a7">
    <w:name w:val="footer"/>
    <w:basedOn w:val="a"/>
    <w:link w:val="Char1"/>
    <w:uiPriority w:val="99"/>
    <w:unhideWhenUsed/>
    <w:rsid w:val="00AB5F0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1"/>
    <w:link w:val="a7"/>
    <w:uiPriority w:val="99"/>
    <w:rsid w:val="00AB5F06"/>
    <w:rPr>
      <w:sz w:val="18"/>
      <w:szCs w:val="18"/>
    </w:rPr>
  </w:style>
  <w:style w:type="paragraph" w:styleId="a8">
    <w:name w:val="No Spacing"/>
    <w:link w:val="Char2"/>
    <w:uiPriority w:val="1"/>
    <w:qFormat/>
    <w:rsid w:val="00EB1148"/>
    <w:rPr>
      <w:kern w:val="0"/>
      <w:sz w:val="22"/>
    </w:rPr>
  </w:style>
  <w:style w:type="character" w:customStyle="1" w:styleId="Char2">
    <w:name w:val="无间隔 Char"/>
    <w:basedOn w:val="a1"/>
    <w:link w:val="a8"/>
    <w:uiPriority w:val="1"/>
    <w:rsid w:val="00EB1148"/>
    <w:rPr>
      <w:kern w:val="0"/>
      <w:sz w:val="22"/>
    </w:rPr>
  </w:style>
  <w:style w:type="character" w:customStyle="1" w:styleId="2Char">
    <w:name w:val="标题 2 Char"/>
    <w:basedOn w:val="a1"/>
    <w:link w:val="2"/>
    <w:uiPriority w:val="9"/>
    <w:rsid w:val="00942316"/>
    <w:rPr>
      <w:b/>
      <w:sz w:val="28"/>
      <w:szCs w:val="28"/>
    </w:rPr>
  </w:style>
  <w:style w:type="character" w:customStyle="1" w:styleId="3Char">
    <w:name w:val="标题 3 Char"/>
    <w:basedOn w:val="a1"/>
    <w:link w:val="3"/>
    <w:uiPriority w:val="9"/>
    <w:rsid w:val="002F51F8"/>
    <w:rPr>
      <w:b/>
      <w:sz w:val="24"/>
      <w:szCs w:val="24"/>
    </w:rPr>
  </w:style>
  <w:style w:type="paragraph" w:styleId="30">
    <w:name w:val="toc 3"/>
    <w:basedOn w:val="a"/>
    <w:next w:val="a"/>
    <w:autoRedefine/>
    <w:uiPriority w:val="39"/>
    <w:unhideWhenUsed/>
    <w:rsid w:val="00C90D0C"/>
    <w:pPr>
      <w:ind w:leftChars="400" w:left="840"/>
    </w:pPr>
  </w:style>
  <w:style w:type="character" w:customStyle="1" w:styleId="1Char">
    <w:name w:val="标题 1 Char"/>
    <w:basedOn w:val="a1"/>
    <w:link w:val="1"/>
    <w:uiPriority w:val="9"/>
    <w:rsid w:val="00B239FD"/>
    <w:rPr>
      <w:b/>
      <w:bCs/>
      <w:kern w:val="44"/>
      <w:sz w:val="44"/>
      <w:szCs w:val="4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C4E06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B239F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0"/>
    <w:next w:val="a"/>
    <w:link w:val="2Char"/>
    <w:uiPriority w:val="9"/>
    <w:unhideWhenUsed/>
    <w:qFormat/>
    <w:rsid w:val="00942316"/>
    <w:pPr>
      <w:ind w:left="357" w:firstLineChars="0" w:firstLine="0"/>
      <w:outlineLvl w:val="1"/>
    </w:pPr>
    <w:rPr>
      <w:b/>
      <w:sz w:val="28"/>
      <w:szCs w:val="28"/>
    </w:rPr>
  </w:style>
  <w:style w:type="paragraph" w:styleId="3">
    <w:name w:val="heading 3"/>
    <w:basedOn w:val="a0"/>
    <w:next w:val="a"/>
    <w:link w:val="3Char"/>
    <w:uiPriority w:val="9"/>
    <w:unhideWhenUsed/>
    <w:qFormat/>
    <w:rsid w:val="002F51F8"/>
    <w:pPr>
      <w:ind w:left="420" w:firstLineChars="0" w:firstLine="0"/>
      <w:outlineLvl w:val="2"/>
    </w:pPr>
    <w:rPr>
      <w:b/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List Paragraph"/>
    <w:basedOn w:val="a"/>
    <w:uiPriority w:val="34"/>
    <w:qFormat/>
    <w:rsid w:val="0009573E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72395A"/>
    <w:rPr>
      <w:sz w:val="18"/>
      <w:szCs w:val="18"/>
    </w:rPr>
  </w:style>
  <w:style w:type="character" w:customStyle="1" w:styleId="Char">
    <w:name w:val="批注框文本 Char"/>
    <w:basedOn w:val="a1"/>
    <w:link w:val="a4"/>
    <w:uiPriority w:val="99"/>
    <w:semiHidden/>
    <w:rsid w:val="0072395A"/>
    <w:rPr>
      <w:sz w:val="18"/>
      <w:szCs w:val="18"/>
    </w:rPr>
  </w:style>
  <w:style w:type="paragraph" w:styleId="10">
    <w:name w:val="toc 1"/>
    <w:basedOn w:val="a"/>
    <w:next w:val="a"/>
    <w:autoRedefine/>
    <w:uiPriority w:val="39"/>
    <w:unhideWhenUsed/>
    <w:rsid w:val="00847200"/>
    <w:pPr>
      <w:tabs>
        <w:tab w:val="left" w:pos="420"/>
        <w:tab w:val="right" w:leader="dot" w:pos="8296"/>
      </w:tabs>
      <w:jc w:val="center"/>
    </w:pPr>
    <w:rPr>
      <w:sz w:val="24"/>
    </w:rPr>
  </w:style>
  <w:style w:type="paragraph" w:styleId="20">
    <w:name w:val="toc 2"/>
    <w:basedOn w:val="a"/>
    <w:next w:val="a"/>
    <w:autoRedefine/>
    <w:uiPriority w:val="39"/>
    <w:unhideWhenUsed/>
    <w:rsid w:val="00847200"/>
    <w:pPr>
      <w:ind w:leftChars="200" w:left="420"/>
    </w:pPr>
  </w:style>
  <w:style w:type="character" w:styleId="a5">
    <w:name w:val="Hyperlink"/>
    <w:basedOn w:val="a1"/>
    <w:uiPriority w:val="99"/>
    <w:unhideWhenUsed/>
    <w:rsid w:val="00847200"/>
    <w:rPr>
      <w:color w:val="0000FF" w:themeColor="hyperlink"/>
      <w:u w:val="single"/>
    </w:rPr>
  </w:style>
  <w:style w:type="paragraph" w:styleId="a6">
    <w:name w:val="header"/>
    <w:basedOn w:val="a"/>
    <w:link w:val="Char0"/>
    <w:uiPriority w:val="99"/>
    <w:unhideWhenUsed/>
    <w:rsid w:val="00AB5F0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1"/>
    <w:link w:val="a6"/>
    <w:uiPriority w:val="99"/>
    <w:rsid w:val="00AB5F06"/>
    <w:rPr>
      <w:sz w:val="18"/>
      <w:szCs w:val="18"/>
    </w:rPr>
  </w:style>
  <w:style w:type="paragraph" w:styleId="a7">
    <w:name w:val="footer"/>
    <w:basedOn w:val="a"/>
    <w:link w:val="Char1"/>
    <w:uiPriority w:val="99"/>
    <w:unhideWhenUsed/>
    <w:rsid w:val="00AB5F0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1"/>
    <w:link w:val="a7"/>
    <w:uiPriority w:val="99"/>
    <w:rsid w:val="00AB5F06"/>
    <w:rPr>
      <w:sz w:val="18"/>
      <w:szCs w:val="18"/>
    </w:rPr>
  </w:style>
  <w:style w:type="paragraph" w:styleId="a8">
    <w:name w:val="No Spacing"/>
    <w:link w:val="Char2"/>
    <w:uiPriority w:val="1"/>
    <w:qFormat/>
    <w:rsid w:val="00EB1148"/>
    <w:rPr>
      <w:kern w:val="0"/>
      <w:sz w:val="22"/>
    </w:rPr>
  </w:style>
  <w:style w:type="character" w:customStyle="1" w:styleId="Char2">
    <w:name w:val="无间隔 Char"/>
    <w:basedOn w:val="a1"/>
    <w:link w:val="a8"/>
    <w:uiPriority w:val="1"/>
    <w:rsid w:val="00EB1148"/>
    <w:rPr>
      <w:kern w:val="0"/>
      <w:sz w:val="22"/>
    </w:rPr>
  </w:style>
  <w:style w:type="character" w:customStyle="1" w:styleId="2Char">
    <w:name w:val="标题 2 Char"/>
    <w:basedOn w:val="a1"/>
    <w:link w:val="2"/>
    <w:uiPriority w:val="9"/>
    <w:rsid w:val="00942316"/>
    <w:rPr>
      <w:b/>
      <w:sz w:val="28"/>
      <w:szCs w:val="28"/>
    </w:rPr>
  </w:style>
  <w:style w:type="character" w:customStyle="1" w:styleId="3Char">
    <w:name w:val="标题 3 Char"/>
    <w:basedOn w:val="a1"/>
    <w:link w:val="3"/>
    <w:uiPriority w:val="9"/>
    <w:rsid w:val="002F51F8"/>
    <w:rPr>
      <w:b/>
      <w:sz w:val="24"/>
      <w:szCs w:val="24"/>
    </w:rPr>
  </w:style>
  <w:style w:type="paragraph" w:styleId="30">
    <w:name w:val="toc 3"/>
    <w:basedOn w:val="a"/>
    <w:next w:val="a"/>
    <w:autoRedefine/>
    <w:uiPriority w:val="39"/>
    <w:unhideWhenUsed/>
    <w:rsid w:val="00C90D0C"/>
    <w:pPr>
      <w:ind w:leftChars="400" w:left="840"/>
    </w:pPr>
  </w:style>
  <w:style w:type="character" w:customStyle="1" w:styleId="1Char">
    <w:name w:val="标题 1 Char"/>
    <w:basedOn w:val="a1"/>
    <w:link w:val="1"/>
    <w:uiPriority w:val="9"/>
    <w:rsid w:val="00B239FD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microsoft.com/office/2011/relationships/people" Target="people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footer" Target="footer2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microsoft.com/office/2007/relationships/stylesWithEffects" Target="stylesWithEffect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8" Type="http://schemas.openxmlformats.org/officeDocument/2006/relationships/endnotes" Target="endnotes.xm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2873163-CE02-4ACC-A5B1-E292512881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477</TotalTime>
  <Pages>1</Pages>
  <Words>519</Words>
  <Characters>2960</Characters>
  <Application>Microsoft Office Word</Application>
  <DocSecurity>0</DocSecurity>
  <Lines>24</Lines>
  <Paragraphs>6</Paragraphs>
  <ScaleCrop>false</ScaleCrop>
  <Company/>
  <LinksUpToDate>false</LinksUpToDate>
  <CharactersWithSpaces>3473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subject>v1.1</dc:subject>
  <dc:creator>Administrator</dc:creator>
  <cp:lastModifiedBy>胡锦添</cp:lastModifiedBy>
  <cp:revision>15</cp:revision>
  <cp:lastPrinted>2017-12-15T13:03:00Z</cp:lastPrinted>
  <dcterms:created xsi:type="dcterms:W3CDTF">2017-12-15T02:59:00Z</dcterms:created>
  <dcterms:modified xsi:type="dcterms:W3CDTF">2017-12-15T13:04:00Z</dcterms:modified>
</cp:coreProperties>
</file>