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="黑体" w:eastAsia="黑体" w:hAnsi="黑体"/>
          <w:sz w:val="60"/>
          <w:szCs w:val="72"/>
        </w:rPr>
        <w:id w:val="1190413436"/>
        <w:docPartObj>
          <w:docPartGallery w:val="Cover Pages"/>
          <w:docPartUnique/>
        </w:docPartObj>
      </w:sdtPr>
      <w:sdtEndPr/>
      <w:sdtContent>
        <w:p w:rsidR="00AB5F06" w:rsidRPr="00EB1148" w:rsidRDefault="00EB1148" w:rsidP="00FB2743">
          <w:pPr>
            <w:widowControl/>
            <w:spacing w:line="360" w:lineRule="auto"/>
            <w:jc w:val="left"/>
            <w:rPr>
              <w:rFonts w:ascii="黑体" w:eastAsia="黑体" w:hAnsi="黑体"/>
              <w:sz w:val="60"/>
              <w:szCs w:val="72"/>
            </w:rPr>
          </w:pPr>
          <w:r w:rsidRPr="00EB1148">
            <w:rPr>
              <w:rFonts w:ascii="黑体" w:eastAsia="黑体" w:hAnsi="黑体"/>
              <w:noProof/>
              <w:sz w:val="60"/>
              <w:szCs w:val="72"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0" allowOverlap="1" wp14:anchorId="732509AE" wp14:editId="6EF149E0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center</wp:align>
                    </wp:positionV>
                    <wp:extent cx="7772400" cy="8366760"/>
                    <wp:effectExtent l="57150" t="0" r="40640" b="53340"/>
                    <wp:wrapNone/>
                    <wp:docPr id="407" name="组 3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 bwMode="auto">
                            <a:xfrm>
                              <a:off x="0" y="0"/>
                              <a:ext cx="7772400" cy="8366760"/>
                              <a:chOff x="0" y="1223"/>
                              <a:chExt cx="12240" cy="13176"/>
                            </a:xfrm>
                          </wpg:grpSpPr>
                          <wpg:grpSp>
                            <wpg:cNvPr id="408" name="Group 4"/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9661"/>
                                <a:ext cx="12240" cy="4738"/>
                                <a:chOff x="-6" y="3399"/>
                                <a:chExt cx="12197" cy="4253"/>
                              </a:xfrm>
                            </wpg:grpSpPr>
                            <wpg:grpSp>
                              <wpg:cNvPr id="409" name="Group 5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-6" y="3717"/>
                                  <a:ext cx="12189" cy="3550"/>
                                  <a:chOff x="18" y="7468"/>
                                  <a:chExt cx="12189" cy="3550"/>
                                </a:xfrm>
                              </wpg:grpSpPr>
                              <wps:wsp>
                                <wps:cNvPr id="410" name="Freeform 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8" y="7837"/>
                                    <a:ext cx="7132" cy="2863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>
                                      <a:cxn ang="0">
                                        <a:pos x="0" y="0"/>
                                      </a:cxn>
                                      <a:cxn ang="0">
                                        <a:pos x="17" y="2863"/>
                                      </a:cxn>
                                      <a:cxn ang="0">
                                        <a:pos x="7132" y="2578"/>
                                      </a:cxn>
                                      <a:cxn ang="0">
                                        <a:pos x="7132" y="200"/>
                                      </a:cxn>
                                      <a:cxn ang="0">
                                        <a:pos x="0" y="0"/>
                                      </a:cxn>
                                    </a:cxnLst>
                                    <a:rect l="0" t="0" r="r" b="b"/>
                                    <a:pathLst>
                                      <a:path w="7132" h="2863">
                                        <a:moveTo>
                                          <a:pt x="0" y="0"/>
                                        </a:moveTo>
                                        <a:lnTo>
                                          <a:pt x="17" y="2863"/>
                                        </a:lnTo>
                                        <a:lnTo>
                                          <a:pt x="7132" y="2578"/>
                                        </a:lnTo>
                                        <a:lnTo>
                                          <a:pt x="7132" y="20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A7BFDE">
                                      <a:alpha val="50000"/>
                                    </a:srgbClr>
                                  </a:solidFill>
                                  <a:scene3d>
                                    <a:camera prst="orthographicFront"/>
                                    <a:lightRig rig="balanced" dir="t"/>
                                  </a:scene3d>
                                  <a:sp3d prstMaterial="matte">
                                    <a:bevelT w="57150" h="57150"/>
                                  </a:sp3d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  <a:ext uri="{53640926-AAD7-44D8-BBD7-CCE9431645EC}">
                                      <a14:shadowObscured xmlns:a14="http://schemas.microsoft.com/office/drawing/2010/main" val="1"/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411" name="Freeform 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7150" y="7468"/>
                                    <a:ext cx="3466" cy="3550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>
                                      <a:cxn ang="0">
                                        <a:pos x="0" y="569"/>
                                      </a:cxn>
                                      <a:cxn ang="0">
                                        <a:pos x="0" y="2930"/>
                                      </a:cxn>
                                      <a:cxn ang="0">
                                        <a:pos x="3466" y="3550"/>
                                      </a:cxn>
                                      <a:cxn ang="0">
                                        <a:pos x="3466" y="0"/>
                                      </a:cxn>
                                      <a:cxn ang="0">
                                        <a:pos x="0" y="569"/>
                                      </a:cxn>
                                    </a:cxnLst>
                                    <a:rect l="0" t="0" r="r" b="b"/>
                                    <a:pathLst>
                                      <a:path w="3466" h="3550">
                                        <a:moveTo>
                                          <a:pt x="0" y="569"/>
                                        </a:moveTo>
                                        <a:lnTo>
                                          <a:pt x="0" y="2930"/>
                                        </a:lnTo>
                                        <a:lnTo>
                                          <a:pt x="3466" y="3550"/>
                                        </a:lnTo>
                                        <a:lnTo>
                                          <a:pt x="3466" y="0"/>
                                        </a:lnTo>
                                        <a:lnTo>
                                          <a:pt x="0" y="569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D3DFEE">
                                      <a:alpha val="50000"/>
                                    </a:srgbClr>
                                  </a:solidFill>
                                  <a:scene3d>
                                    <a:camera prst="orthographicFront"/>
                                    <a:lightRig rig="balanced" dir="t"/>
                                  </a:scene3d>
                                  <a:sp3d prstMaterial="matte">
                                    <a:bevelT w="57150" h="57150"/>
                                  </a:sp3d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  <a:ext uri="{53640926-AAD7-44D8-BBD7-CCE9431645EC}">
                                      <a14:shadowObscured xmlns:a14="http://schemas.microsoft.com/office/drawing/2010/main" val="1"/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412" name="Freeform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16" y="7468"/>
                                    <a:ext cx="1591" cy="3550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>
                                      <a:cxn ang="0">
                                        <a:pos x="0" y="0"/>
                                      </a:cxn>
                                      <a:cxn ang="0">
                                        <a:pos x="0" y="3550"/>
                                      </a:cxn>
                                      <a:cxn ang="0">
                                        <a:pos x="1591" y="2746"/>
                                      </a:cxn>
                                      <a:cxn ang="0">
                                        <a:pos x="1591" y="737"/>
                                      </a:cxn>
                                      <a:cxn ang="0">
                                        <a:pos x="0" y="0"/>
                                      </a:cxn>
                                    </a:cxnLst>
                                    <a:rect l="0" t="0" r="r" b="b"/>
                                    <a:pathLst>
                                      <a:path w="1591" h="3550">
                                        <a:moveTo>
                                          <a:pt x="0" y="0"/>
                                        </a:moveTo>
                                        <a:lnTo>
                                          <a:pt x="0" y="3550"/>
                                        </a:lnTo>
                                        <a:lnTo>
                                          <a:pt x="1591" y="2746"/>
                                        </a:lnTo>
                                        <a:lnTo>
                                          <a:pt x="1591" y="73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A7BFDE">
                                      <a:alpha val="50000"/>
                                    </a:srgbClr>
                                  </a:solidFill>
                                  <a:scene3d>
                                    <a:camera prst="orthographicFront"/>
                                    <a:lightRig rig="balanced" dir="t"/>
                                  </a:scene3d>
                                  <a:sp3d prstMaterial="matte">
                                    <a:bevelT w="57150" h="57150"/>
                                  </a:sp3d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  <a:ext uri="{53640926-AAD7-44D8-BBD7-CCE9431645EC}">
                                      <a14:shadowObscured xmlns:a14="http://schemas.microsoft.com/office/drawing/2010/main" val="1"/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wps:wsp>
                              <wps:cNvPr id="413" name="Freeform 9"/>
                              <wps:cNvSpPr>
                                <a:spLocks/>
                              </wps:cNvSpPr>
                              <wps:spPr bwMode="auto">
                                <a:xfrm>
                                  <a:off x="8071" y="4069"/>
                                  <a:ext cx="4120" cy="2913"/>
                                </a:xfrm>
                                <a:custGeom>
                                  <a:avLst/>
                                  <a:gdLst/>
                                  <a:ahLst/>
                                  <a:cxnLst>
                                    <a:cxn ang="0">
                                      <a:pos x="1" y="251"/>
                                    </a:cxn>
                                    <a:cxn ang="0">
                                      <a:pos x="0" y="2662"/>
                                    </a:cxn>
                                    <a:cxn ang="0">
                                      <a:pos x="4120" y="2913"/>
                                    </a:cxn>
                                    <a:cxn ang="0">
                                      <a:pos x="4120" y="0"/>
                                    </a:cxn>
                                    <a:cxn ang="0">
                                      <a:pos x="1" y="251"/>
                                    </a:cxn>
                                  </a:cxnLst>
                                  <a:rect l="0" t="0" r="r" b="b"/>
                                  <a:pathLst>
                                    <a:path w="4120" h="2913">
                                      <a:moveTo>
                                        <a:pt x="1" y="251"/>
                                      </a:moveTo>
                                      <a:lnTo>
                                        <a:pt x="0" y="2662"/>
                                      </a:lnTo>
                                      <a:lnTo>
                                        <a:pt x="4120" y="2913"/>
                                      </a:lnTo>
                                      <a:lnTo>
                                        <a:pt x="4120" y="0"/>
                                      </a:lnTo>
                                      <a:lnTo>
                                        <a:pt x="1" y="2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D8D8D8"/>
                                </a:solidFill>
                                <a:scene3d>
                                  <a:camera prst="orthographicFront"/>
                                  <a:lightRig rig="balanced" dir="t"/>
                                </a:scene3d>
                                <a:sp3d prstMaterial="matte">
                                  <a:bevelT w="57150" h="57150"/>
                                </a:sp3d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  <a:ext uri="{53640926-AAD7-44D8-BBD7-CCE9431645EC}">
                                    <a14:shadowObscured xmlns:a14="http://schemas.microsoft.com/office/drawing/2010/main" val="1"/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14" name="Freeform 10"/>
                              <wps:cNvSpPr>
                                <a:spLocks/>
                              </wps:cNvSpPr>
                              <wps:spPr bwMode="auto">
                                <a:xfrm>
                                  <a:off x="4104" y="3399"/>
                                  <a:ext cx="3985" cy="4236"/>
                                </a:xfrm>
                                <a:custGeom>
                                  <a:avLst/>
                                  <a:gdLst/>
                                  <a:ahLst/>
                                  <a:cxnLst>
                                    <a:cxn ang="0">
                                      <a:pos x="0" y="0"/>
                                    </a:cxn>
                                    <a:cxn ang="0">
                                      <a:pos x="0" y="4236"/>
                                    </a:cxn>
                                    <a:cxn ang="0">
                                      <a:pos x="3985" y="3349"/>
                                    </a:cxn>
                                    <a:cxn ang="0">
                                      <a:pos x="3985" y="921"/>
                                    </a:cxn>
                                    <a:cxn ang="0">
                                      <a:pos x="0" y="0"/>
                                    </a:cxn>
                                  </a:cxnLst>
                                  <a:rect l="0" t="0" r="r" b="b"/>
                                  <a:pathLst>
                                    <a:path w="3985" h="4236">
                                      <a:moveTo>
                                        <a:pt x="0" y="0"/>
                                      </a:moveTo>
                                      <a:lnTo>
                                        <a:pt x="0" y="4236"/>
                                      </a:lnTo>
                                      <a:lnTo>
                                        <a:pt x="3985" y="3349"/>
                                      </a:lnTo>
                                      <a:lnTo>
                                        <a:pt x="3985" y="921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BFBFBF"/>
                                </a:solidFill>
                                <a:scene3d>
                                  <a:camera prst="orthographicFront"/>
                                  <a:lightRig rig="balanced" dir="t"/>
                                </a:scene3d>
                                <a:sp3d prstMaterial="matte">
                                  <a:bevelT w="57150" h="57150"/>
                                </a:sp3d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  <a:ext uri="{53640926-AAD7-44D8-BBD7-CCE9431645EC}">
                                    <a14:shadowObscured xmlns:a14="http://schemas.microsoft.com/office/drawing/2010/main" val="1"/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15" name="Freeform 11"/>
                              <wps:cNvSpPr>
                                <a:spLocks/>
                              </wps:cNvSpPr>
                              <wps:spPr bwMode="auto">
                                <a:xfrm>
                                  <a:off x="18" y="3399"/>
                                  <a:ext cx="4086" cy="4253"/>
                                </a:xfrm>
                                <a:custGeom>
                                  <a:avLst/>
                                  <a:gdLst/>
                                  <a:ahLst/>
                                  <a:cxnLst>
                                    <a:cxn ang="0">
                                      <a:pos x="4086" y="0"/>
                                    </a:cxn>
                                    <a:cxn ang="0">
                                      <a:pos x="4084" y="4253"/>
                                    </a:cxn>
                                    <a:cxn ang="0">
                                      <a:pos x="0" y="3198"/>
                                    </a:cxn>
                                    <a:cxn ang="0">
                                      <a:pos x="0" y="1072"/>
                                    </a:cxn>
                                    <a:cxn ang="0">
                                      <a:pos x="4086" y="0"/>
                                    </a:cxn>
                                  </a:cxnLst>
                                  <a:rect l="0" t="0" r="r" b="b"/>
                                  <a:pathLst>
                                    <a:path w="4086" h="4253">
                                      <a:moveTo>
                                        <a:pt x="4086" y="0"/>
                                      </a:moveTo>
                                      <a:lnTo>
                                        <a:pt x="4084" y="4253"/>
                                      </a:lnTo>
                                      <a:lnTo>
                                        <a:pt x="0" y="3198"/>
                                      </a:lnTo>
                                      <a:lnTo>
                                        <a:pt x="0" y="1072"/>
                                      </a:lnTo>
                                      <a:lnTo>
                                        <a:pt x="408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D8D8D8"/>
                                </a:solidFill>
                                <a:scene3d>
                                  <a:camera prst="orthographicFront"/>
                                  <a:lightRig rig="balanced" dir="t"/>
                                </a:scene3d>
                                <a:sp3d prstMaterial="matte">
                                  <a:bevelT w="57150" h="57150"/>
                                </a:sp3d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  <a:ext uri="{53640926-AAD7-44D8-BBD7-CCE9431645EC}">
                                    <a14:shadowObscured xmlns:a14="http://schemas.microsoft.com/office/drawing/2010/main" val="1"/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16" name="Freeform 12"/>
                              <wps:cNvSpPr>
                                <a:spLocks/>
                              </wps:cNvSpPr>
                              <wps:spPr bwMode="auto">
                                <a:xfrm>
                                  <a:off x="17" y="3617"/>
                                  <a:ext cx="2076" cy="3851"/>
                                </a:xfrm>
                                <a:custGeom>
                                  <a:avLst/>
                                  <a:gdLst/>
                                  <a:ahLst/>
                                  <a:cxnLst>
                                    <a:cxn ang="0">
                                      <a:pos x="0" y="921"/>
                                    </a:cxn>
                                    <a:cxn ang="0">
                                      <a:pos x="2060" y="0"/>
                                    </a:cxn>
                                    <a:cxn ang="0">
                                      <a:pos x="2076" y="3851"/>
                                    </a:cxn>
                                    <a:cxn ang="0">
                                      <a:pos x="0" y="2981"/>
                                    </a:cxn>
                                    <a:cxn ang="0">
                                      <a:pos x="0" y="921"/>
                                    </a:cxn>
                                  </a:cxnLst>
                                  <a:rect l="0" t="0" r="r" b="b"/>
                                  <a:pathLst>
                                    <a:path w="2076" h="3851">
                                      <a:moveTo>
                                        <a:pt x="0" y="921"/>
                                      </a:moveTo>
                                      <a:lnTo>
                                        <a:pt x="2060" y="0"/>
                                      </a:lnTo>
                                      <a:lnTo>
                                        <a:pt x="2076" y="3851"/>
                                      </a:lnTo>
                                      <a:lnTo>
                                        <a:pt x="0" y="2981"/>
                                      </a:lnTo>
                                      <a:lnTo>
                                        <a:pt x="0" y="92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D3DFEE">
                                    <a:alpha val="70000"/>
                                  </a:srgbClr>
                                </a:solidFill>
                                <a:scene3d>
                                  <a:camera prst="orthographicFront"/>
                                  <a:lightRig rig="balanced" dir="t"/>
                                </a:scene3d>
                                <a:sp3d prstMaterial="matte">
                                  <a:bevelT w="57150" h="57150"/>
                                </a:sp3d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  <a:ext uri="{53640926-AAD7-44D8-BBD7-CCE9431645EC}">
                                    <a14:shadowObscured xmlns:a14="http://schemas.microsoft.com/office/drawing/2010/main" val="1"/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17" name="Freeform 13"/>
                              <wps:cNvSpPr>
                                <a:spLocks/>
                              </wps:cNvSpPr>
                              <wps:spPr bwMode="auto">
                                <a:xfrm>
                                  <a:off x="2077" y="3617"/>
                                  <a:ext cx="6011" cy="3835"/>
                                </a:xfrm>
                                <a:custGeom>
                                  <a:avLst/>
                                  <a:gdLst/>
                                  <a:ahLst/>
                                  <a:cxnLst>
                                    <a:cxn ang="0">
                                      <a:pos x="0" y="0"/>
                                    </a:cxn>
                                    <a:cxn ang="0">
                                      <a:pos x="17" y="3835"/>
                                    </a:cxn>
                                    <a:cxn ang="0">
                                      <a:pos x="6011" y="2629"/>
                                    </a:cxn>
                                    <a:cxn ang="0">
                                      <a:pos x="6011" y="1239"/>
                                    </a:cxn>
                                    <a:cxn ang="0">
                                      <a:pos x="0" y="0"/>
                                    </a:cxn>
                                  </a:cxnLst>
                                  <a:rect l="0" t="0" r="r" b="b"/>
                                  <a:pathLst>
                                    <a:path w="6011" h="3835">
                                      <a:moveTo>
                                        <a:pt x="0" y="0"/>
                                      </a:moveTo>
                                      <a:lnTo>
                                        <a:pt x="17" y="3835"/>
                                      </a:lnTo>
                                      <a:lnTo>
                                        <a:pt x="6011" y="2629"/>
                                      </a:lnTo>
                                      <a:lnTo>
                                        <a:pt x="6011" y="1239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A7BFDE">
                                    <a:alpha val="70000"/>
                                  </a:srgbClr>
                                </a:solidFill>
                                <a:scene3d>
                                  <a:camera prst="orthographicFront"/>
                                  <a:lightRig rig="balanced" dir="t"/>
                                </a:scene3d>
                                <a:sp3d prstMaterial="matte">
                                  <a:bevelT w="57150" h="57150"/>
                                </a:sp3d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  <a:ext uri="{53640926-AAD7-44D8-BBD7-CCE9431645EC}">
                                    <a14:shadowObscured xmlns:a14="http://schemas.microsoft.com/office/drawing/2010/main" val="1"/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18" name="Freeform 14"/>
                              <wps:cNvSpPr>
                                <a:spLocks/>
                              </wps:cNvSpPr>
                              <wps:spPr bwMode="auto">
                                <a:xfrm>
                                  <a:off x="8088" y="3835"/>
                                  <a:ext cx="4102" cy="3432"/>
                                </a:xfrm>
                                <a:custGeom>
                                  <a:avLst/>
                                  <a:gdLst/>
                                  <a:ahLst/>
                                  <a:cxnLst>
                                    <a:cxn ang="0">
                                      <a:pos x="0" y="1038"/>
                                    </a:cxn>
                                    <a:cxn ang="0">
                                      <a:pos x="0" y="2411"/>
                                    </a:cxn>
                                    <a:cxn ang="0">
                                      <a:pos x="4102" y="3432"/>
                                    </a:cxn>
                                    <a:cxn ang="0">
                                      <a:pos x="4102" y="0"/>
                                    </a:cxn>
                                    <a:cxn ang="0">
                                      <a:pos x="0" y="1038"/>
                                    </a:cxn>
                                  </a:cxnLst>
                                  <a:rect l="0" t="0" r="r" b="b"/>
                                  <a:pathLst>
                                    <a:path w="4102" h="3432">
                                      <a:moveTo>
                                        <a:pt x="0" y="1038"/>
                                      </a:moveTo>
                                      <a:lnTo>
                                        <a:pt x="0" y="2411"/>
                                      </a:lnTo>
                                      <a:lnTo>
                                        <a:pt x="4102" y="3432"/>
                                      </a:lnTo>
                                      <a:lnTo>
                                        <a:pt x="4102" y="0"/>
                                      </a:lnTo>
                                      <a:lnTo>
                                        <a:pt x="0" y="1038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D3DFEE">
                                    <a:alpha val="70000"/>
                                  </a:srgbClr>
                                </a:solidFill>
                                <a:scene3d>
                                  <a:camera prst="orthographicFront"/>
                                  <a:lightRig rig="balanced" dir="t"/>
                                </a:scene3d>
                                <a:sp3d prstMaterial="matte">
                                  <a:bevelT w="57150" h="57150"/>
                                </a:sp3d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  <a:ext uri="{53640926-AAD7-44D8-BBD7-CCE9431645EC}">
                                    <a14:shadowObscured xmlns:a14="http://schemas.microsoft.com/office/drawing/2010/main" val="1"/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grpSp>
                          <wps:wsp>
                            <wps:cNvPr id="420" name="Rectangle 1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6494" y="11160"/>
                                <a:ext cx="4998" cy="1692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53640926-AAD7-44D8-BBD7-CCE9431645EC}">
                                  <a14:shadowObscured xmlns:a14="http://schemas.microsoft.com/office/drawing/2010/main" val="1"/>
                                </a:ext>
                              </a:extLst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sz w:val="96"/>
                                      <w:szCs w:val="96"/>
                                      <w14:numForm w14:val="oldStyle"/>
                                    </w:rPr>
                                    <w:alias w:val="年份"/>
                                    <w:id w:val="18366977"/>
                                    <w:showingPlcHdr/>
  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  <w:date>
                                      <w:dateFormat w:val="yyyy"/>
                                      <w:lid w:val="zh-CN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:rsidR="00EB1148" w:rsidRDefault="00EB1148">
                                      <w:pPr>
                                        <w:jc w:val="right"/>
                                        <w:rPr>
                                          <w:sz w:val="96"/>
                                          <w:szCs w:val="96"/>
                                          <w14:numForm w14:val="oldStyle"/>
                                        </w:rPr>
                                      </w:pPr>
                                      <w:r>
                                        <w:rPr>
                                          <w:sz w:val="96"/>
                                          <w:szCs w:val="96"/>
                                          <w14:numForm w14:val="oldStyle"/>
                                        </w:rPr>
                                        <w:t xml:space="preserve">     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  <wps:wsp>
                            <wps:cNvPr id="421" name="Rectangle 17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900" y="1223"/>
                                <a:ext cx="9899" cy="7268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53640926-AAD7-44D8-BBD7-CCE9431645EC}">
                                  <a14:shadowObscured xmlns:a14="http://schemas.microsoft.com/office/drawing/2010/main" val="1"/>
                                </a:ext>
                              </a:extLst>
                            </wps:spPr>
                            <wps:txbx>
                              <w:txbxContent>
                                <w:p w:rsidR="00EB1148" w:rsidRDefault="00EB1148" w:rsidP="00EB1148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color w:val="1F497D" w:themeColor="text2"/>
                                      <w:sz w:val="70"/>
                                      <w:szCs w:val="70"/>
                                      <w:lang w:val="zh-CN"/>
                                    </w:rPr>
                                  </w:pPr>
                                  <w:r w:rsidRPr="009E69CD">
                                    <w:rPr>
                                      <w:rFonts w:hint="eastAsia"/>
                                      <w:b/>
                                      <w:bCs/>
                                      <w:color w:val="1F497D" w:themeColor="text2"/>
                                      <w:sz w:val="70"/>
                                      <w:szCs w:val="70"/>
                                      <w:lang w:val="zh-CN"/>
                                    </w:rPr>
                                    <w:t>城轨道岔</w:t>
                                  </w:r>
                                  <w:r w:rsidR="009E69CD" w:rsidRPr="009E69CD">
                                    <w:rPr>
                                      <w:rFonts w:hint="eastAsia"/>
                                      <w:b/>
                                      <w:bCs/>
                                      <w:color w:val="1F497D" w:themeColor="text2"/>
                                      <w:sz w:val="70"/>
                                      <w:szCs w:val="70"/>
                                      <w:lang w:val="zh-CN"/>
                                    </w:rPr>
                                    <w:t>转辙机</w:t>
                                  </w:r>
                                  <w:r w:rsidRPr="009E69CD">
                                    <w:rPr>
                                      <w:rFonts w:hint="eastAsia"/>
                                      <w:b/>
                                      <w:bCs/>
                                      <w:color w:val="1F497D" w:themeColor="text2"/>
                                      <w:sz w:val="70"/>
                                      <w:szCs w:val="70"/>
                                      <w:lang w:val="zh-CN"/>
                                    </w:rPr>
                                    <w:t>在线监测系统</w:t>
                                  </w:r>
                                </w:p>
                                <w:p w:rsidR="009E69CD" w:rsidRPr="009E69CD" w:rsidRDefault="009E69CD" w:rsidP="00EB1148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color w:val="1F497D" w:themeColor="text2"/>
                                      <w:sz w:val="70"/>
                                      <w:szCs w:val="70"/>
                                      <w:lang w:val="zh-CN"/>
                                    </w:rPr>
                                  </w:pPr>
                                </w:p>
                                <w:p w:rsidR="00EB1148" w:rsidRPr="009E69CD" w:rsidRDefault="00EB1148" w:rsidP="00EB1148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color w:val="4F81BD" w:themeColor="accent1"/>
                                      <w:sz w:val="70"/>
                                      <w:szCs w:val="70"/>
                                    </w:rPr>
                                  </w:pPr>
                                  <w:r w:rsidRPr="009E69CD">
                                    <w:rPr>
                                      <w:rFonts w:hint="eastAsia"/>
                                      <w:b/>
                                      <w:bCs/>
                                      <w:color w:val="1F497D" w:themeColor="text2"/>
                                      <w:sz w:val="70"/>
                                      <w:szCs w:val="70"/>
                                      <w:lang w:val="zh-CN"/>
                                    </w:rPr>
                                    <w:t>使用说明书</w:t>
                                  </w:r>
                                  <w:sdt>
                                    <w:sdtPr>
                                      <w:rPr>
                                        <w:b/>
                                        <w:bCs/>
                                        <w:color w:val="4F81BD" w:themeColor="accent1"/>
                                        <w:sz w:val="70"/>
                                        <w:szCs w:val="70"/>
                                      </w:rPr>
                                      <w:alias w:val="副标题"/>
                                      <w:id w:val="15866538"/>
    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    <w:text/>
                                    </w:sdtPr>
                                    <w:sdtEndPr/>
                                    <w:sdtContent>
                                      <w:r w:rsidR="00C20B3B">
                                        <w:rPr>
                                          <w:b/>
                                          <w:bCs/>
                                          <w:color w:val="4F81BD" w:themeColor="accent1"/>
                                          <w:sz w:val="70"/>
                                          <w:szCs w:val="70"/>
                                        </w:rPr>
                                        <w:t>v1.</w:t>
                                      </w:r>
                                      <w:r w:rsidR="000F2784">
                                        <w:rPr>
                                          <w:rFonts w:hint="eastAsia"/>
                                          <w:b/>
                                          <w:bCs/>
                                          <w:color w:val="4F81BD" w:themeColor="accent1"/>
                                          <w:sz w:val="70"/>
                                          <w:szCs w:val="70"/>
                                        </w:rPr>
                                        <w:t>1</w:t>
                                      </w:r>
                                    </w:sdtContent>
                                  </w:sdt>
                                </w:p>
                                <w:sdt>
                                  <w:sdtPr>
                                    <w:rPr>
                                      <w:b/>
                                      <w:bCs/>
                                      <w:color w:val="000000" w:themeColor="text1"/>
                                      <w:sz w:val="32"/>
                                      <w:szCs w:val="32"/>
                                    </w:rPr>
                                    <w:alias w:val="作者"/>
                                    <w:id w:val="15866544"/>
                                    <w:showingPlcHdr/>
      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:rsidR="00EB1148" w:rsidRDefault="00EB1148">
                                      <w:pPr>
                                        <w:rPr>
                                          <w:b/>
                                          <w:bCs/>
                                          <w:color w:val="000000" w:themeColor="text1"/>
                                          <w:sz w:val="32"/>
                                          <w:szCs w:val="32"/>
                                        </w:rPr>
                                      </w:pPr>
                                      <w:r>
                                        <w:rPr>
                                          <w:b/>
                                          <w:bCs/>
                                          <w:color w:val="000000" w:themeColor="text1"/>
                                          <w:sz w:val="32"/>
                                          <w:szCs w:val="32"/>
                                        </w:rPr>
                                        <w:t xml:space="preserve">     </w:t>
                                      </w:r>
                                    </w:p>
                                  </w:sdtContent>
                                </w:sdt>
                                <w:p w:rsidR="00EB1148" w:rsidRDefault="00EB1148">
                                  <w:pPr>
                                    <w:rPr>
                                      <w:b/>
                                      <w:bCs/>
                                      <w:color w:val="000000" w:themeColor="text1"/>
                                      <w:sz w:val="32"/>
                                      <w:szCs w:val="32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group id="组 3" o:spid="_x0000_s1026" style="position:absolute;margin-left:0;margin-top:0;width:612pt;height:658.8pt;z-index:251659264;mso-width-percent:1000;mso-position-horizontal:center;mso-position-horizontal-relative:page;mso-position-vertical:center;mso-position-vertical-relative:margin;mso-width-percent:1000;mso-height-relative:margin" coordorigin=",1223" coordsize="12240,131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" o:allowincell="f">
                    <v:group id="Group 4" o:spid="_x0000_s1027" style="position:absolute;top:9661;width:12240;height:4738" coordorigin="-6,3399" coordsize="12197,425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NjcNd7CAAAA3AAAAA8A&#10;AAAAAAAAAAAAAAAAqgIAAGRycy9kb3ducmV2LnhtbFBLBQYAAAAABAAEAPoAAACZAwAAAAA=&#10;">
                      <v:group id="Group 5" o:spid="_x0000_s1028" style="position:absolute;left:-6;top:3717;width:12189;height:3550" coordorigin="18,7468" coordsize="12189,355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3kJBFxgAAANwA&#10;AAAPAAAAAAAAAAAAAAAAAKoCAABkcnMvZG93bnJldi54bWxQSwUGAAAAAAQABAD6AAAAnQMAAAAA&#10;">
                        <v:shape id="Freeform 6" o:spid="_x0000_s1029" style="position:absolute;left:18;top:7837;width:7132;height:2863;visibility:visible;mso-wrap-style:square;v-text-anchor:top" coordsize="7132,286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T7CRMAA&#10;AADcAAAADwAAAGRycy9kb3ducmV2LnhtbERPzWoCMRC+C75DGKE3za60IlujiCBY7KFqH2DYjLuL&#10;yWRJRt2+fXMo9Pjx/a82g3fqQTF1gQ2UswIUcR1sx42B78t+ugSVBNmiC0wGfijBZj0erbCy4ckn&#10;epylUTmEU4UGWpG+0jrVLXlMs9ATZ+4aokfJMDbaRnzmcO/0vCgW2mPHuaHFnnYt1bfz3RsQd+RT&#10;vfx4O96L0n1+RdstdmLMy2TYvoMSGuRf/Oc+WAOvZZ6fz+QjoNe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TT7CRMAAAADcAAAADwAAAAAAAAAAAAAAAACYAgAAZHJzL2Rvd25y&#10;ZXYueG1sUEsFBgAAAAAEAAQA9QAAAIUDAAAAAA==&#10;" path="m,l17,2863,7132,2578r,-2378l,xe" fillcolor="#a7bfde" stroked="f">
                          <v:fill opacity="32896f"/>
                          <v:path arrowok="t" o:connecttype="custom" o:connectlocs="0,0;17,2863;7132,2578;7132,200;0,0" o:connectangles="0,0,0,0,0"/>
                        </v:shape>
                        <v:shape id="Freeform 7" o:spid="_x0000_s1030" style="position:absolute;left:7150;top:7468;width:3466;height:3550;visibility:visible;mso-wrap-style:square;v-text-anchor:top" coordsize="3466,35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Xg2xsYA&#10;AADcAAAADwAAAGRycy9kb3ducmV2LnhtbESPQWsCMRSE74X+h/AKvZSa3VZqWY0i0tJ6stqC18fm&#10;uVndvGyTVFd/fSMIHoeZ+YYZTTrbiD35UDtWkPcyEMSl0zVXCn6+3x9fQYSIrLFxTAqOFGAyvr0Z&#10;YaHdgZe0X8VKJAiHAhWYGNtCylAashh6riVO3sZ5izFJX0nt8ZDgtpFPWfYiLdacFgy2NDNU7lZ/&#10;VsHXaemnz+2vP6HpV4vtfP0wePtQ6v6umw5BROriNXxpf2oF/TyH85l0BOT4H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Xg2xsYAAADcAAAADwAAAAAAAAAAAAAAAACYAgAAZHJz&#10;L2Rvd25yZXYueG1sUEsFBgAAAAAEAAQA9QAAAIsDAAAAAA==&#10;" path="m,569l,2930r3466,620l3466,,,569xe" fillcolor="#d3dfee" stroked="f">
                          <v:fill opacity="32896f"/>
                          <v:path arrowok="t" o:connecttype="custom" o:connectlocs="0,569;0,2930;3466,3550;3466,0;0,569" o:connectangles="0,0,0,0,0"/>
                        </v:shape>
                        <v:shape id="Freeform 8" o:spid="_x0000_s1031" style="position:absolute;left:10616;top:7468;width:1591;height:3550;visibility:visible;mso-wrap-style:square;v-text-anchor:top" coordsize="1591,35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0WTcMMA&#10;AADcAAAADwAAAGRycy9kb3ducmV2LnhtbESPQYvCMBSE78L+h/AW9qapQVS6RnFXZEW8qOv90Tzb&#10;avNSmqj13xtB8DjMzDfMZNbaSlyp8aVjDf1eAoI4c6bkXMP/ftkdg/AB2WDlmDTcycNs+tGZYGrc&#10;jbd03YVcRAj7FDUUIdSplD4ryKLvuZo4ekfXWAxRNrk0Dd4i3FZSJclQWiw5LhRY029B2Xl3sRpG&#10;+8VgMTdr9fPH4aSygzodNkrrr892/g0iUBve4Vd7ZTQM+gqeZ+IRkNM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0WTcMMAAADcAAAADwAAAAAAAAAAAAAAAACYAgAAZHJzL2Rv&#10;d25yZXYueG1sUEsFBgAAAAAEAAQA9QAAAIgDAAAAAA==&#10;" path="m,l,3550,1591,2746r,-2009l,xe" fillcolor="#a7bfde" stroked="f">
                          <v:fill opacity="32896f"/>
                          <v:path arrowok="t" o:connecttype="custom" o:connectlocs="0,0;0,3550;1591,2746;1591,737;0,0" o:connectangles="0,0,0,0,0"/>
                        </v:shape>
                      </v:group>
                      <v:shape id="Freeform 9" o:spid="_x0000_s1032" style="position:absolute;left:8071;top:4069;width:4120;height:2913;visibility:visible;mso-wrap-style:square;v-text-anchor:top" coordsize="4120,29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voI4MUA&#10;AADcAAAADwAAAGRycy9kb3ducmV2LnhtbESPQWvCQBSE70L/w/IKvemutaik2UgJaHvoxUTvj+xr&#10;Epp9G7LbGP313ULB4zAz3zDpbrKdGGnwrWMNy4UCQVw503Kt4VTu51sQPiAb7ByThit52GUPsxQT&#10;4y58pLEItYgQ9glqaELoEyl91ZBFv3A9cfS+3GAxRDnU0gx4iXDbyWel1tJiy3GhwZ7yhqrv4sdq&#10;OI756nwoFV1Ls+neN5+Fut1yrZ8ep7dXEIGmcA//tz+MhpflCv7OxCMgs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+gjgxQAAANwAAAAPAAAAAAAAAAAAAAAAAJgCAABkcnMv&#10;ZG93bnJldi54bWxQSwUGAAAAAAQABAD1AAAAigMAAAAA&#10;" path="m1,251l,2662r4120,251l4120,,1,251xe" fillcolor="#d8d8d8" stroked="f">
                        <v:path arrowok="t" o:connecttype="custom" o:connectlocs="1,251;0,2662;4120,2913;4120,0;1,251" o:connectangles="0,0,0,0,0"/>
                      </v:shape>
                      <v:shape id="Freeform 10" o:spid="_x0000_s1033" style="position:absolute;left:4104;top:3399;width:3985;height:4236;visibility:visible;mso-wrap-style:square;v-text-anchor:top" coordsize="3985,42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aQw+sYA&#10;AADcAAAADwAAAGRycy9kb3ducmV2LnhtbESPQWsCMRSE7wX/Q3hCbzWraCmrUURs6aVQtyJ6e7t5&#10;zS7dvCxJqmt/fVMQehxm5htmseptK87kQ+NYwXiUgSCunG7YKNh/PD88gQgRWWPrmBRcKcBqObhb&#10;YK7dhXd0LqIRCcIhRwV1jF0uZahqshhGriNO3qfzFmOS3kjt8ZLgtpWTLHuUFhtOCzV2tKmp+iq+&#10;rYKDfJ8Vx515c+WpzEq/PbTm50Wp+2G/noOI1Mf/8K39qhVMx1P4O5OOgFz+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aQw+sYAAADcAAAADwAAAAAAAAAAAAAAAACYAgAAZHJz&#10;L2Rvd25yZXYueG1sUEsFBgAAAAAEAAQA9QAAAIsDAAAAAA==&#10;" path="m,l,4236,3985,3349r,-2428l,xe" fillcolor="#bfbfbf" stroked="f">
                        <v:path arrowok="t" o:connecttype="custom" o:connectlocs="0,0;0,4236;3985,3349;3985,921;0,0" o:connectangles="0,0,0,0,0"/>
                      </v:shape>
                      <v:shape id="Freeform 11" o:spid="_x0000_s1034" style="position:absolute;left:18;top:3399;width:4086;height:4253;visibility:visible;mso-wrap-style:square;v-text-anchor:top" coordsize="4086,42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GsFfsYA&#10;AADcAAAADwAAAGRycy9kb3ducmV2LnhtbESPQWvCQBSE7wX/w/KEXopuLK2E1FXEYOlBqMZCr6/Z&#10;ZxLMvg27WxP/vVsoeBxm5htmsRpMKy7kfGNZwWyagCAurW64UvB13E5SED4ga2wtk4IreVgtRw8L&#10;zLTt+UCXIlQiQthnqKAOocuk9GVNBv3UdsTRO1lnMETpKqkd9hFuWvmcJHNpsOG4UGNHm5rKc/Fr&#10;FBT5d/F09fvPPE/33fuP221Mnyr1OB7WbyACDeEe/m9/aAUvs1f4OxOPgFze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GsFfsYAAADcAAAADwAAAAAAAAAAAAAAAACYAgAAZHJz&#10;L2Rvd25yZXYueG1sUEsFBgAAAAAEAAQA9QAAAIsDAAAAAA==&#10;" path="m4086,r-2,4253l,3198,,1072,4086,xe" fillcolor="#d8d8d8" stroked="f">
                        <v:path arrowok="t" o:connecttype="custom" o:connectlocs="4086,0;4084,4253;0,3198;0,1072;4086,0" o:connectangles="0,0,0,0,0"/>
                      </v:shape>
                      <v:shape id="Freeform 12" o:spid="_x0000_s1035" style="position:absolute;left:17;top:3617;width:2076;height:3851;visibility:visible;mso-wrap-style:square;v-text-anchor:top" coordsize="2076,385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t8JbsMA&#10;AADcAAAADwAAAGRycy9kb3ducmV2LnhtbESPQWvCQBSE7wX/w/IEb3WTKFJSV9FCaT0aW8+P7DMb&#10;zL6N2a1J/70rCB6HmfmGWa4H24grdb52rCCdJiCIS6drrhT8HD5f30D4gKyxcUwK/snDejV6WWKu&#10;Xc97uhahEhHCPkcFJoQ2l9KXhiz6qWuJo3dyncUQZVdJ3WEf4baRWZIspMWa44LBlj4Mlefizyr4&#10;7fdSh+ayO34VaTarj9usvBilJuNh8w4i0BCe4Uf7WyuYpwu4n4lHQK5u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t8JbsMAAADcAAAADwAAAAAAAAAAAAAAAACYAgAAZHJzL2Rv&#10;d25yZXYueG1sUEsFBgAAAAAEAAQA9QAAAIgDAAAAAA==&#10;" path="m,921l2060,r16,3851l,2981,,921xe" fillcolor="#d3dfee" stroked="f">
                        <v:fill opacity="46003f"/>
                        <v:path arrowok="t" o:connecttype="custom" o:connectlocs="0,921;2060,0;2076,3851;0,2981;0,921" o:connectangles="0,0,0,0,0"/>
                      </v:shape>
                      <v:shape id="Freeform 13" o:spid="_x0000_s1036" style="position:absolute;left:2077;top:3617;width:6011;height:3835;visibility:visible;mso-wrap-style:square;v-text-anchor:top" coordsize="6011,38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YeACcUA&#10;AADcAAAADwAAAGRycy9kb3ducmV2LnhtbESPW4vCMBSE3xf8D+EIvq2pF1apRnFFYd8WLyC+HZpj&#10;W2xOapKt7b/fLCz4OMzMN8xy3ZpKNOR8aVnBaJiAIM6sLjlXcD7t3+cgfEDWWFkmBR15WK96b0tM&#10;tX3ygZpjyEWEsE9RQRFCnUrps4IM+qGtiaN3s85giNLlUjt8Rrip5DhJPqTBkuNCgTVtC8ruxx+j&#10;YOK+x7vD5eHR3ubb82fTTa91p9Sg324WIAK14RX+b39pBdPRDP7OxCMgV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Bh4AJxQAAANwAAAAPAAAAAAAAAAAAAAAAAJgCAABkcnMv&#10;ZG93bnJldi54bWxQSwUGAAAAAAQABAD1AAAAigMAAAAA&#10;" path="m,l17,3835,6011,2629r,-1390l,xe" fillcolor="#a7bfde" stroked="f">
                        <v:fill opacity="46003f"/>
                        <v:path arrowok="t" o:connecttype="custom" o:connectlocs="0,0;17,3835;6011,2629;6011,1239;0,0" o:connectangles="0,0,0,0,0"/>
                      </v:shape>
                      <v:shape id="Freeform 14" o:spid="_x0000_s1037" style="position:absolute;left:8088;top:3835;width:4102;height:3432;visibility:visible;mso-wrap-style:square;v-text-anchor:top" coordsize="4102,34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AHgAcMA&#10;AADcAAAADwAAAGRycy9kb3ducmV2LnhtbERPz0/CMBS+k/g/NM+Em3SAIJkUYhY0JHgQhHB9rM92&#10;cX1d1jrmf28PJhy/fL+X697VoqM2VJ4VjEcZCOLS64qNguPn68MCRIjIGmvPpOCXAqxXd4Ml5tpf&#10;eU/dIRqRQjjkqMDG2ORShtKSwzDyDXHivnzrMCbYGqlbvKZwV8tJls2lw4pTg8WGCkvl9+HHKXj7&#10;mBVT0523zc5X9vT+dDSXYqPU8L5/eQYRqY838b97qxU8jtPadCYdAbn6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AHgAcMAAADcAAAADwAAAAAAAAAAAAAAAACYAgAAZHJzL2Rv&#10;d25yZXYueG1sUEsFBgAAAAAEAAQA9QAAAIgDAAAAAA==&#10;" path="m,1038l,2411,4102,3432,4102,,,1038xe" fillcolor="#d3dfee" stroked="f">
                        <v:fill opacity="46003f"/>
                        <v:path arrowok="t" o:connecttype="custom" o:connectlocs="0,1038;0,2411;4102,3432;4102,0;0,1038" o:connectangles="0,0,0,0,0"/>
                      </v:shape>
                    </v:group>
                    <v:rect id="Rectangle 16" o:spid="_x0000_s1038" style="position:absolute;left:6494;top:11160;width:4998;height:169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7NKHsMA&#10;AADcAAAADwAAAGRycy9kb3ducmV2LnhtbERPzWrCQBC+F3yHZYReitk0iNU0q4htIXpr6gOM2WkS&#10;zc6G7DbGt3cPQo8f33+2GU0rBupdY1nBaxSDIC6tbrhScPz5mi1BOI+ssbVMCm7kYLOePGWYanvl&#10;bxoKX4kQwi5FBbX3XSqlK2sy6CLbEQfu1/YGfYB9JXWP1xBuWpnE8UIabDg01NjRrqbyUvwZBfvD&#10;/HDc5fJ8WTUfL/lbEcvT4lOp5+m4fQfhafT/4oc71wrmSZgfzoQjINd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7NKHsMAAADcAAAADwAAAAAAAAAAAAAAAACYAgAAZHJzL2Rv&#10;d25yZXYueG1sUEsFBgAAAAAEAAQA9QAAAIgDAAAAAA==&#10;" filled="f" stroked="f">
                      <v:textbox style="mso-fit-shape-to-text:t">
                        <w:txbxContent>
                          <w:sdt>
                            <w:sdtPr>
                              <w:rPr>
                                <w:sz w:val="96"/>
                                <w:szCs w:val="96"/>
                                <w14:numForm w14:val="oldStyle"/>
                              </w:rPr>
                              <w:alias w:val="年份"/>
                              <w:id w:val="18366977"/>
                              <w:showingPlcHdr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>
                                <w:dateFormat w:val="yyyy"/>
                                <w:lid w:val="zh-CN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:rsidR="00EB1148" w:rsidRDefault="00EB1148">
                                <w:pPr>
                                  <w:jc w:val="right"/>
                                  <w:rPr>
                                    <w:sz w:val="96"/>
                                    <w:szCs w:val="96"/>
                                    <w14:numForm w14:val="oldStyle"/>
                                  </w:rPr>
                                </w:pPr>
                                <w:r>
                                  <w:rPr>
                                    <w:sz w:val="96"/>
                                    <w:szCs w:val="96"/>
                                    <w14:numForm w14:val="oldStyle"/>
                                  </w:rPr>
                                  <w:t xml:space="preserve">     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v:rect id="Rectangle 17" o:spid="_x0000_s1039" style="position:absolute;left:900;top:1223;width:9899;height:7268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zcrxMUA&#10;AADcAAAADwAAAGRycy9kb3ducmV2LnhtbESP0WrCQBRE3wv+w3ILvtWNqUhJXaUooQqtoPUDrtlr&#10;EszeDbtrEv/eLRT6OMzMGWaxGkwjOnK+tqxgOklAEBdW11wqOP3kL28gfEDW2FgmBXfysFqOnhaY&#10;advzgbpjKEWEsM9QQRVCm0npi4oM+oltiaN3sc5giNKVUjvsI9w0Mk2SuTRYc1yosKV1RcX1eDMK&#10;Xr/2e/e9uebzZHPasXXD+vN8UGr8PHy8gwg0hP/wX3urFczSKfyeiUdALh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/NyvExQAAANwAAAAPAAAAAAAAAAAAAAAAAJgCAABkcnMv&#10;ZG93bnJldi54bWxQSwUGAAAAAAQABAD1AAAAigMAAAAA&#10;" filled="f" stroked="f">
                      <v:textbox>
                        <w:txbxContent>
                          <w:p w:rsidR="00EB1148" w:rsidRDefault="00EB1148" w:rsidP="00EB1148">
                            <w:pPr>
                              <w:jc w:val="center"/>
                              <w:rPr>
                                <w:b/>
                                <w:bCs/>
                                <w:color w:val="1F497D" w:themeColor="text2"/>
                                <w:sz w:val="70"/>
                                <w:szCs w:val="70"/>
                                <w:lang w:val="zh-CN"/>
                              </w:rPr>
                            </w:pPr>
                            <w:r w:rsidRPr="009E69CD">
                              <w:rPr>
                                <w:rFonts w:hint="eastAsia"/>
                                <w:b/>
                                <w:bCs/>
                                <w:color w:val="1F497D" w:themeColor="text2"/>
                                <w:sz w:val="70"/>
                                <w:szCs w:val="70"/>
                                <w:lang w:val="zh-CN"/>
                              </w:rPr>
                              <w:t>城轨道岔</w:t>
                            </w:r>
                            <w:r w:rsidR="009E69CD" w:rsidRPr="009E69CD">
                              <w:rPr>
                                <w:rFonts w:hint="eastAsia"/>
                                <w:b/>
                                <w:bCs/>
                                <w:color w:val="1F497D" w:themeColor="text2"/>
                                <w:sz w:val="70"/>
                                <w:szCs w:val="70"/>
                                <w:lang w:val="zh-CN"/>
                              </w:rPr>
                              <w:t>转辙机</w:t>
                            </w:r>
                            <w:r w:rsidRPr="009E69CD">
                              <w:rPr>
                                <w:rFonts w:hint="eastAsia"/>
                                <w:b/>
                                <w:bCs/>
                                <w:color w:val="1F497D" w:themeColor="text2"/>
                                <w:sz w:val="70"/>
                                <w:szCs w:val="70"/>
                                <w:lang w:val="zh-CN"/>
                              </w:rPr>
                              <w:t>在线监测系统</w:t>
                            </w:r>
                          </w:p>
                          <w:p w:rsidR="009E69CD" w:rsidRPr="009E69CD" w:rsidRDefault="009E69CD" w:rsidP="00EB1148">
                            <w:pPr>
                              <w:jc w:val="center"/>
                              <w:rPr>
                                <w:b/>
                                <w:bCs/>
                                <w:color w:val="1F497D" w:themeColor="text2"/>
                                <w:sz w:val="70"/>
                                <w:szCs w:val="70"/>
                                <w:lang w:val="zh-CN"/>
                              </w:rPr>
                            </w:pPr>
                          </w:p>
                          <w:p w:rsidR="00EB1148" w:rsidRPr="009E69CD" w:rsidRDefault="00EB1148" w:rsidP="00EB1148">
                            <w:pPr>
                              <w:jc w:val="center"/>
                              <w:rPr>
                                <w:b/>
                                <w:bCs/>
                                <w:color w:val="4F81BD" w:themeColor="accent1"/>
                                <w:sz w:val="70"/>
                                <w:szCs w:val="70"/>
                              </w:rPr>
                            </w:pPr>
                            <w:r w:rsidRPr="009E69CD">
                              <w:rPr>
                                <w:rFonts w:hint="eastAsia"/>
                                <w:b/>
                                <w:bCs/>
                                <w:color w:val="1F497D" w:themeColor="text2"/>
                                <w:sz w:val="70"/>
                                <w:szCs w:val="70"/>
                                <w:lang w:val="zh-CN"/>
                              </w:rPr>
                              <w:t>使用说明书</w:t>
                            </w:r>
                            <w:sdt>
                              <w:sdtPr>
                                <w:rPr>
                                  <w:b/>
                                  <w:bCs/>
                                  <w:color w:val="4F81BD" w:themeColor="accent1"/>
                                  <w:sz w:val="70"/>
                                  <w:szCs w:val="70"/>
                                </w:rPr>
                                <w:alias w:val="副标题"/>
                                <w:id w:val="15866538"/>
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<w:text/>
                              </w:sdtPr>
                              <w:sdtEndPr/>
                              <w:sdtContent>
                                <w:r w:rsidR="00C20B3B">
                                  <w:rPr>
                                    <w:b/>
                                    <w:bCs/>
                                    <w:color w:val="4F81BD" w:themeColor="accent1"/>
                                    <w:sz w:val="70"/>
                                    <w:szCs w:val="70"/>
                                  </w:rPr>
                                  <w:t>v1.</w:t>
                                </w:r>
                                <w:r w:rsidR="000F2784">
                                  <w:rPr>
                                    <w:rFonts w:hint="eastAsia"/>
                                    <w:b/>
                                    <w:bCs/>
                                    <w:color w:val="4F81BD" w:themeColor="accent1"/>
                                    <w:sz w:val="70"/>
                                    <w:szCs w:val="70"/>
                                  </w:rPr>
                                  <w:t>1</w:t>
                                </w:r>
                              </w:sdtContent>
                            </w:sdt>
                          </w:p>
                          <w:sdt>
                            <w:sdtPr>
                              <w:rPr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</w:rPr>
                              <w:alias w:val="作者"/>
                              <w:id w:val="15866544"/>
                              <w:showingPlcHdr/>
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<w:text/>
                            </w:sdtPr>
                            <w:sdtEndPr/>
                            <w:sdtContent>
                              <w:p w:rsidR="00EB1148" w:rsidRDefault="00EB1148">
                                <w:pPr>
                                  <w:rPr>
                                    <w:b/>
                                    <w:bCs/>
                                    <w:color w:val="000000" w:themeColor="text1"/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:color w:val="000000" w:themeColor="text1"/>
                                    <w:sz w:val="32"/>
                                    <w:szCs w:val="32"/>
                                  </w:rPr>
                                  <w:t xml:space="preserve">     </w:t>
                                </w:r>
                              </w:p>
                            </w:sdtContent>
                          </w:sdt>
                          <w:p w:rsidR="00EB1148" w:rsidRDefault="00EB1148">
                            <w:pPr>
                              <w:rPr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v:textbox>
                    </v:rect>
                    <w10:wrap anchorx="page" anchory="margin"/>
                  </v:group>
                </w:pict>
              </mc:Fallback>
            </mc:AlternateContent>
          </w:r>
        </w:p>
      </w:sdtContent>
    </w:sdt>
    <w:p w:rsidR="00AB5F06" w:rsidRDefault="00AB5F06" w:rsidP="00FB2743">
      <w:pPr>
        <w:widowControl/>
        <w:spacing w:line="360" w:lineRule="auto"/>
        <w:jc w:val="center"/>
        <w:rPr>
          <w:sz w:val="52"/>
          <w:szCs w:val="52"/>
        </w:rPr>
      </w:pPr>
      <w:r>
        <w:rPr>
          <w:sz w:val="52"/>
          <w:szCs w:val="52"/>
        </w:rPr>
        <w:br w:type="page"/>
      </w:r>
    </w:p>
    <w:p w:rsidR="00847200" w:rsidRPr="00DF2285" w:rsidRDefault="00847200" w:rsidP="00FB2743">
      <w:pPr>
        <w:pStyle w:val="10"/>
        <w:spacing w:line="360" w:lineRule="auto"/>
        <w:rPr>
          <w:sz w:val="72"/>
          <w:szCs w:val="72"/>
        </w:rPr>
      </w:pPr>
      <w:r w:rsidRPr="00DF2285">
        <w:rPr>
          <w:rFonts w:hint="eastAsia"/>
          <w:sz w:val="72"/>
          <w:szCs w:val="72"/>
        </w:rPr>
        <w:lastRenderedPageBreak/>
        <w:t>目录</w:t>
      </w:r>
    </w:p>
    <w:p w:rsidR="00847200" w:rsidRPr="00847200" w:rsidRDefault="00847200" w:rsidP="00FB2743">
      <w:pPr>
        <w:spacing w:line="360" w:lineRule="auto"/>
      </w:pPr>
    </w:p>
    <w:p w:rsidR="00847200" w:rsidRPr="00847200" w:rsidRDefault="00847200" w:rsidP="00FB2743">
      <w:pPr>
        <w:spacing w:line="360" w:lineRule="auto"/>
      </w:pPr>
    </w:p>
    <w:p w:rsidR="00C90D0C" w:rsidRDefault="00847200" w:rsidP="00C90D0C">
      <w:pPr>
        <w:pStyle w:val="10"/>
        <w:spacing w:line="360" w:lineRule="auto"/>
        <w:rPr>
          <w:noProof/>
          <w:sz w:val="21"/>
        </w:rPr>
      </w:pPr>
      <w:r>
        <w:rPr>
          <w:b/>
          <w:sz w:val="32"/>
          <w:szCs w:val="32"/>
        </w:rPr>
        <w:fldChar w:fldCharType="begin"/>
      </w:r>
      <w:r>
        <w:rPr>
          <w:b/>
          <w:sz w:val="32"/>
          <w:szCs w:val="32"/>
        </w:rPr>
        <w:instrText xml:space="preserve"> </w:instrText>
      </w:r>
      <w:r>
        <w:rPr>
          <w:rFonts w:hint="eastAsia"/>
          <w:b/>
          <w:sz w:val="32"/>
          <w:szCs w:val="32"/>
        </w:rPr>
        <w:instrText>TOC \o "1-3" \h \z \u</w:instrText>
      </w:r>
      <w:r>
        <w:rPr>
          <w:b/>
          <w:sz w:val="32"/>
          <w:szCs w:val="32"/>
        </w:rPr>
        <w:instrText xml:space="preserve"> </w:instrText>
      </w:r>
      <w:r>
        <w:rPr>
          <w:b/>
          <w:sz w:val="32"/>
          <w:szCs w:val="32"/>
        </w:rPr>
        <w:fldChar w:fldCharType="separate"/>
      </w:r>
      <w:hyperlink w:anchor="_Toc494265642" w:history="1">
        <w:r w:rsidR="00C90D0C" w:rsidRPr="002C1628">
          <w:rPr>
            <w:rStyle w:val="a5"/>
            <w:b/>
            <w:noProof/>
          </w:rPr>
          <w:t>1.</w:t>
        </w:r>
        <w:r w:rsidR="00C90D0C">
          <w:rPr>
            <w:noProof/>
            <w:sz w:val="21"/>
          </w:rPr>
          <w:tab/>
        </w:r>
        <w:r w:rsidR="00C90D0C" w:rsidRPr="002C1628">
          <w:rPr>
            <w:rStyle w:val="a5"/>
            <w:rFonts w:hint="eastAsia"/>
            <w:b/>
            <w:noProof/>
          </w:rPr>
          <w:t>系统概述</w:t>
        </w:r>
        <w:r w:rsidR="00C90D0C">
          <w:rPr>
            <w:noProof/>
            <w:webHidden/>
          </w:rPr>
          <w:tab/>
        </w:r>
        <w:r w:rsidR="00C90D0C">
          <w:rPr>
            <w:noProof/>
            <w:webHidden/>
          </w:rPr>
          <w:fldChar w:fldCharType="begin"/>
        </w:r>
        <w:r w:rsidR="00C90D0C">
          <w:rPr>
            <w:noProof/>
            <w:webHidden/>
          </w:rPr>
          <w:instrText xml:space="preserve"> PAGEREF _Toc494265642 \h </w:instrText>
        </w:r>
        <w:r w:rsidR="00C90D0C">
          <w:rPr>
            <w:noProof/>
            <w:webHidden/>
          </w:rPr>
        </w:r>
        <w:r w:rsidR="00C90D0C">
          <w:rPr>
            <w:noProof/>
            <w:webHidden/>
          </w:rPr>
          <w:fldChar w:fldCharType="separate"/>
        </w:r>
        <w:r w:rsidR="00B239FD">
          <w:rPr>
            <w:noProof/>
            <w:webHidden/>
          </w:rPr>
          <w:t>- 1 -</w:t>
        </w:r>
        <w:r w:rsidR="00C90D0C">
          <w:rPr>
            <w:noProof/>
            <w:webHidden/>
          </w:rPr>
          <w:fldChar w:fldCharType="end"/>
        </w:r>
      </w:hyperlink>
    </w:p>
    <w:p w:rsidR="00C90D0C" w:rsidRDefault="00475247" w:rsidP="00C90D0C">
      <w:pPr>
        <w:pStyle w:val="20"/>
        <w:tabs>
          <w:tab w:val="right" w:leader="dot" w:pos="8296"/>
        </w:tabs>
        <w:spacing w:line="360" w:lineRule="auto"/>
        <w:rPr>
          <w:noProof/>
        </w:rPr>
      </w:pPr>
      <w:hyperlink w:anchor="_Toc494265643" w:history="1">
        <w:r w:rsidR="00C90D0C" w:rsidRPr="002C1628">
          <w:rPr>
            <w:rStyle w:val="a5"/>
            <w:b/>
            <w:noProof/>
          </w:rPr>
          <w:t>1.1</w:t>
        </w:r>
        <w:r w:rsidR="00C90D0C" w:rsidRPr="002C1628">
          <w:rPr>
            <w:rStyle w:val="a5"/>
            <w:rFonts w:hint="eastAsia"/>
            <w:b/>
            <w:noProof/>
          </w:rPr>
          <w:t>系统概述</w:t>
        </w:r>
        <w:r w:rsidR="00C90D0C">
          <w:rPr>
            <w:noProof/>
            <w:webHidden/>
          </w:rPr>
          <w:tab/>
        </w:r>
        <w:r w:rsidR="00C90D0C">
          <w:rPr>
            <w:noProof/>
            <w:webHidden/>
          </w:rPr>
          <w:fldChar w:fldCharType="begin"/>
        </w:r>
        <w:r w:rsidR="00C90D0C">
          <w:rPr>
            <w:noProof/>
            <w:webHidden/>
          </w:rPr>
          <w:instrText xml:space="preserve"> PAGEREF _Toc494265643 \h </w:instrText>
        </w:r>
        <w:r w:rsidR="00C90D0C">
          <w:rPr>
            <w:noProof/>
            <w:webHidden/>
          </w:rPr>
        </w:r>
        <w:r w:rsidR="00C90D0C">
          <w:rPr>
            <w:noProof/>
            <w:webHidden/>
          </w:rPr>
          <w:fldChar w:fldCharType="separate"/>
        </w:r>
        <w:r w:rsidR="00B239FD">
          <w:rPr>
            <w:noProof/>
            <w:webHidden/>
          </w:rPr>
          <w:t>- 1 -</w:t>
        </w:r>
        <w:r w:rsidR="00C90D0C">
          <w:rPr>
            <w:noProof/>
            <w:webHidden/>
          </w:rPr>
          <w:fldChar w:fldCharType="end"/>
        </w:r>
      </w:hyperlink>
    </w:p>
    <w:p w:rsidR="00C90D0C" w:rsidRDefault="00475247" w:rsidP="00C90D0C">
      <w:pPr>
        <w:pStyle w:val="20"/>
        <w:tabs>
          <w:tab w:val="right" w:leader="dot" w:pos="8296"/>
        </w:tabs>
        <w:spacing w:line="360" w:lineRule="auto"/>
        <w:rPr>
          <w:noProof/>
        </w:rPr>
      </w:pPr>
      <w:hyperlink w:anchor="_Toc494265644" w:history="1">
        <w:r w:rsidR="00C90D0C" w:rsidRPr="002C1628">
          <w:rPr>
            <w:rStyle w:val="a5"/>
            <w:b/>
            <w:noProof/>
          </w:rPr>
          <w:t>1.2</w:t>
        </w:r>
        <w:r w:rsidR="00C90D0C" w:rsidRPr="002C1628">
          <w:rPr>
            <w:rStyle w:val="a5"/>
            <w:rFonts w:hint="eastAsia"/>
            <w:b/>
            <w:noProof/>
          </w:rPr>
          <w:t>系统主要功能</w:t>
        </w:r>
        <w:r w:rsidR="00C90D0C">
          <w:rPr>
            <w:noProof/>
            <w:webHidden/>
          </w:rPr>
          <w:tab/>
        </w:r>
        <w:r w:rsidR="00C90D0C">
          <w:rPr>
            <w:noProof/>
            <w:webHidden/>
          </w:rPr>
          <w:fldChar w:fldCharType="begin"/>
        </w:r>
        <w:r w:rsidR="00C90D0C">
          <w:rPr>
            <w:noProof/>
            <w:webHidden/>
          </w:rPr>
          <w:instrText xml:space="preserve"> PAGEREF _Toc494265644 \h </w:instrText>
        </w:r>
        <w:r w:rsidR="00C90D0C">
          <w:rPr>
            <w:noProof/>
            <w:webHidden/>
          </w:rPr>
        </w:r>
        <w:r w:rsidR="00C90D0C">
          <w:rPr>
            <w:noProof/>
            <w:webHidden/>
          </w:rPr>
          <w:fldChar w:fldCharType="separate"/>
        </w:r>
        <w:r w:rsidR="00B239FD">
          <w:rPr>
            <w:noProof/>
            <w:webHidden/>
          </w:rPr>
          <w:t>- 1 -</w:t>
        </w:r>
        <w:r w:rsidR="00C90D0C">
          <w:rPr>
            <w:noProof/>
            <w:webHidden/>
          </w:rPr>
          <w:fldChar w:fldCharType="end"/>
        </w:r>
      </w:hyperlink>
    </w:p>
    <w:p w:rsidR="00C90D0C" w:rsidRDefault="00475247" w:rsidP="00C90D0C">
      <w:pPr>
        <w:pStyle w:val="10"/>
        <w:spacing w:line="360" w:lineRule="auto"/>
        <w:rPr>
          <w:noProof/>
          <w:sz w:val="21"/>
        </w:rPr>
      </w:pPr>
      <w:hyperlink w:anchor="_Toc494265645" w:history="1">
        <w:r w:rsidR="00C90D0C" w:rsidRPr="002C1628">
          <w:rPr>
            <w:rStyle w:val="a5"/>
            <w:b/>
            <w:noProof/>
          </w:rPr>
          <w:t>2.</w:t>
        </w:r>
        <w:r w:rsidR="00C90D0C">
          <w:rPr>
            <w:noProof/>
            <w:sz w:val="21"/>
          </w:rPr>
          <w:tab/>
        </w:r>
        <w:r w:rsidR="00C90D0C" w:rsidRPr="002C1628">
          <w:rPr>
            <w:rStyle w:val="a5"/>
            <w:rFonts w:hint="eastAsia"/>
            <w:b/>
            <w:noProof/>
          </w:rPr>
          <w:t>系统操作</w:t>
        </w:r>
        <w:r w:rsidR="00C90D0C">
          <w:rPr>
            <w:noProof/>
            <w:webHidden/>
          </w:rPr>
          <w:tab/>
        </w:r>
        <w:r w:rsidR="00C90D0C">
          <w:rPr>
            <w:noProof/>
            <w:webHidden/>
          </w:rPr>
          <w:fldChar w:fldCharType="begin"/>
        </w:r>
        <w:r w:rsidR="00C90D0C">
          <w:rPr>
            <w:noProof/>
            <w:webHidden/>
          </w:rPr>
          <w:instrText xml:space="preserve"> PAGEREF _Toc494265645 \h </w:instrText>
        </w:r>
        <w:r w:rsidR="00C90D0C">
          <w:rPr>
            <w:noProof/>
            <w:webHidden/>
          </w:rPr>
        </w:r>
        <w:r w:rsidR="00C90D0C">
          <w:rPr>
            <w:noProof/>
            <w:webHidden/>
          </w:rPr>
          <w:fldChar w:fldCharType="separate"/>
        </w:r>
        <w:r w:rsidR="00B239FD">
          <w:rPr>
            <w:noProof/>
            <w:webHidden/>
          </w:rPr>
          <w:t>2</w:t>
        </w:r>
        <w:r w:rsidR="00C90D0C">
          <w:rPr>
            <w:noProof/>
            <w:webHidden/>
          </w:rPr>
          <w:fldChar w:fldCharType="end"/>
        </w:r>
      </w:hyperlink>
    </w:p>
    <w:p w:rsidR="00C90D0C" w:rsidRDefault="00475247" w:rsidP="00C90D0C">
      <w:pPr>
        <w:pStyle w:val="20"/>
        <w:tabs>
          <w:tab w:val="right" w:leader="dot" w:pos="8296"/>
        </w:tabs>
        <w:spacing w:line="360" w:lineRule="auto"/>
        <w:rPr>
          <w:noProof/>
        </w:rPr>
      </w:pPr>
      <w:hyperlink w:anchor="_Toc494265646" w:history="1">
        <w:r w:rsidR="00C90D0C" w:rsidRPr="002C1628">
          <w:rPr>
            <w:rStyle w:val="a5"/>
            <w:noProof/>
          </w:rPr>
          <w:t xml:space="preserve">2.1 </w:t>
        </w:r>
        <w:r w:rsidR="00C90D0C" w:rsidRPr="002C1628">
          <w:rPr>
            <w:rStyle w:val="a5"/>
            <w:rFonts w:hint="eastAsia"/>
            <w:noProof/>
          </w:rPr>
          <w:t>主界面说明</w:t>
        </w:r>
        <w:r w:rsidR="00C90D0C">
          <w:rPr>
            <w:noProof/>
            <w:webHidden/>
          </w:rPr>
          <w:tab/>
        </w:r>
        <w:r w:rsidR="00C90D0C">
          <w:rPr>
            <w:noProof/>
            <w:webHidden/>
          </w:rPr>
          <w:fldChar w:fldCharType="begin"/>
        </w:r>
        <w:r w:rsidR="00C90D0C">
          <w:rPr>
            <w:noProof/>
            <w:webHidden/>
          </w:rPr>
          <w:instrText xml:space="preserve"> PAGEREF _Toc494265646 \h </w:instrText>
        </w:r>
        <w:r w:rsidR="00C90D0C">
          <w:rPr>
            <w:noProof/>
            <w:webHidden/>
          </w:rPr>
        </w:r>
        <w:r w:rsidR="00C90D0C">
          <w:rPr>
            <w:noProof/>
            <w:webHidden/>
          </w:rPr>
          <w:fldChar w:fldCharType="separate"/>
        </w:r>
        <w:r w:rsidR="00B239FD">
          <w:rPr>
            <w:noProof/>
            <w:webHidden/>
          </w:rPr>
          <w:t>2</w:t>
        </w:r>
        <w:r w:rsidR="00C90D0C">
          <w:rPr>
            <w:noProof/>
            <w:webHidden/>
          </w:rPr>
          <w:fldChar w:fldCharType="end"/>
        </w:r>
      </w:hyperlink>
    </w:p>
    <w:p w:rsidR="00C90D0C" w:rsidRDefault="00475247" w:rsidP="00C90D0C">
      <w:pPr>
        <w:pStyle w:val="30"/>
        <w:tabs>
          <w:tab w:val="right" w:leader="dot" w:pos="8296"/>
        </w:tabs>
        <w:spacing w:line="360" w:lineRule="auto"/>
        <w:rPr>
          <w:noProof/>
        </w:rPr>
      </w:pPr>
      <w:hyperlink w:anchor="_Toc494265647" w:history="1">
        <w:r w:rsidR="00C90D0C" w:rsidRPr="002C1628">
          <w:rPr>
            <w:rStyle w:val="a5"/>
            <w:noProof/>
          </w:rPr>
          <w:t xml:space="preserve">2.1.1 </w:t>
        </w:r>
        <w:r w:rsidR="00C90D0C" w:rsidRPr="002C1628">
          <w:rPr>
            <w:rStyle w:val="a5"/>
            <w:rFonts w:hint="eastAsia"/>
            <w:noProof/>
          </w:rPr>
          <w:t>操作区</w:t>
        </w:r>
        <w:r w:rsidR="00C90D0C">
          <w:rPr>
            <w:noProof/>
            <w:webHidden/>
          </w:rPr>
          <w:tab/>
        </w:r>
        <w:r w:rsidR="00C90D0C">
          <w:rPr>
            <w:noProof/>
            <w:webHidden/>
          </w:rPr>
          <w:fldChar w:fldCharType="begin"/>
        </w:r>
        <w:r w:rsidR="00C90D0C">
          <w:rPr>
            <w:noProof/>
            <w:webHidden/>
          </w:rPr>
          <w:instrText xml:space="preserve"> PAGEREF _Toc494265647 \h </w:instrText>
        </w:r>
        <w:r w:rsidR="00C90D0C">
          <w:rPr>
            <w:noProof/>
            <w:webHidden/>
          </w:rPr>
        </w:r>
        <w:r w:rsidR="00C90D0C">
          <w:rPr>
            <w:noProof/>
            <w:webHidden/>
          </w:rPr>
          <w:fldChar w:fldCharType="separate"/>
        </w:r>
        <w:r w:rsidR="00B239FD">
          <w:rPr>
            <w:noProof/>
            <w:webHidden/>
          </w:rPr>
          <w:t>2</w:t>
        </w:r>
        <w:r w:rsidR="00C90D0C">
          <w:rPr>
            <w:noProof/>
            <w:webHidden/>
          </w:rPr>
          <w:fldChar w:fldCharType="end"/>
        </w:r>
      </w:hyperlink>
    </w:p>
    <w:p w:rsidR="00C90D0C" w:rsidRDefault="00475247" w:rsidP="00C90D0C">
      <w:pPr>
        <w:pStyle w:val="30"/>
        <w:tabs>
          <w:tab w:val="right" w:leader="dot" w:pos="8296"/>
        </w:tabs>
        <w:spacing w:line="360" w:lineRule="auto"/>
        <w:rPr>
          <w:noProof/>
        </w:rPr>
      </w:pPr>
      <w:hyperlink w:anchor="_Toc494265648" w:history="1">
        <w:r w:rsidR="00C90D0C" w:rsidRPr="002C1628">
          <w:rPr>
            <w:rStyle w:val="a5"/>
            <w:noProof/>
          </w:rPr>
          <w:t xml:space="preserve">2.1.2 </w:t>
        </w:r>
        <w:r w:rsidR="00C90D0C" w:rsidRPr="002C1628">
          <w:rPr>
            <w:rStyle w:val="a5"/>
            <w:rFonts w:hint="eastAsia"/>
            <w:noProof/>
          </w:rPr>
          <w:t>图表显示区</w:t>
        </w:r>
        <w:r w:rsidR="00C90D0C">
          <w:rPr>
            <w:noProof/>
            <w:webHidden/>
          </w:rPr>
          <w:tab/>
        </w:r>
        <w:r w:rsidR="00C90D0C">
          <w:rPr>
            <w:noProof/>
            <w:webHidden/>
          </w:rPr>
          <w:fldChar w:fldCharType="begin"/>
        </w:r>
        <w:r w:rsidR="00C90D0C">
          <w:rPr>
            <w:noProof/>
            <w:webHidden/>
          </w:rPr>
          <w:instrText xml:space="preserve"> PAGEREF _Toc494265648 \h </w:instrText>
        </w:r>
        <w:r w:rsidR="00C90D0C">
          <w:rPr>
            <w:noProof/>
            <w:webHidden/>
          </w:rPr>
        </w:r>
        <w:r w:rsidR="00C90D0C">
          <w:rPr>
            <w:noProof/>
            <w:webHidden/>
          </w:rPr>
          <w:fldChar w:fldCharType="separate"/>
        </w:r>
        <w:r w:rsidR="00B239FD">
          <w:rPr>
            <w:noProof/>
            <w:webHidden/>
          </w:rPr>
          <w:t>3</w:t>
        </w:r>
        <w:r w:rsidR="00C90D0C">
          <w:rPr>
            <w:noProof/>
            <w:webHidden/>
          </w:rPr>
          <w:fldChar w:fldCharType="end"/>
        </w:r>
      </w:hyperlink>
    </w:p>
    <w:p w:rsidR="00C90D0C" w:rsidRDefault="00475247" w:rsidP="00C90D0C">
      <w:pPr>
        <w:pStyle w:val="20"/>
        <w:tabs>
          <w:tab w:val="left" w:pos="1050"/>
          <w:tab w:val="right" w:leader="dot" w:pos="8296"/>
        </w:tabs>
        <w:spacing w:line="360" w:lineRule="auto"/>
        <w:rPr>
          <w:noProof/>
        </w:rPr>
      </w:pPr>
      <w:hyperlink w:anchor="_Toc494265649" w:history="1">
        <w:r w:rsidR="00C90D0C" w:rsidRPr="002C1628">
          <w:rPr>
            <w:rStyle w:val="a5"/>
            <w:noProof/>
          </w:rPr>
          <w:t>2.2</w:t>
        </w:r>
        <w:r w:rsidR="00C90D0C">
          <w:rPr>
            <w:noProof/>
          </w:rPr>
          <w:tab/>
        </w:r>
        <w:r w:rsidR="00C90D0C" w:rsidRPr="002C1628">
          <w:rPr>
            <w:rStyle w:val="a5"/>
            <w:rFonts w:hint="eastAsia"/>
            <w:noProof/>
          </w:rPr>
          <w:t>统计查询页面说明</w:t>
        </w:r>
        <w:r w:rsidR="00C90D0C">
          <w:rPr>
            <w:noProof/>
            <w:webHidden/>
          </w:rPr>
          <w:tab/>
        </w:r>
        <w:r w:rsidR="00C90D0C">
          <w:rPr>
            <w:noProof/>
            <w:webHidden/>
          </w:rPr>
          <w:fldChar w:fldCharType="begin"/>
        </w:r>
        <w:r w:rsidR="00C90D0C">
          <w:rPr>
            <w:noProof/>
            <w:webHidden/>
          </w:rPr>
          <w:instrText xml:space="preserve"> PAGEREF _Toc494265649 \h </w:instrText>
        </w:r>
        <w:r w:rsidR="00C90D0C">
          <w:rPr>
            <w:noProof/>
            <w:webHidden/>
          </w:rPr>
        </w:r>
        <w:r w:rsidR="00C90D0C">
          <w:rPr>
            <w:noProof/>
            <w:webHidden/>
          </w:rPr>
          <w:fldChar w:fldCharType="separate"/>
        </w:r>
        <w:r w:rsidR="00B239FD">
          <w:rPr>
            <w:noProof/>
            <w:webHidden/>
          </w:rPr>
          <w:t>4</w:t>
        </w:r>
        <w:r w:rsidR="00C90D0C">
          <w:rPr>
            <w:noProof/>
            <w:webHidden/>
          </w:rPr>
          <w:fldChar w:fldCharType="end"/>
        </w:r>
      </w:hyperlink>
    </w:p>
    <w:p w:rsidR="00C90D0C" w:rsidRDefault="00475247" w:rsidP="00C90D0C">
      <w:pPr>
        <w:pStyle w:val="20"/>
        <w:tabs>
          <w:tab w:val="right" w:leader="dot" w:pos="8296"/>
        </w:tabs>
        <w:spacing w:line="360" w:lineRule="auto"/>
        <w:rPr>
          <w:noProof/>
        </w:rPr>
      </w:pPr>
      <w:hyperlink w:anchor="_Toc494265650" w:history="1">
        <w:r w:rsidR="00C90D0C" w:rsidRPr="002C1628">
          <w:rPr>
            <w:rStyle w:val="a5"/>
            <w:b/>
            <w:noProof/>
          </w:rPr>
          <w:t xml:space="preserve">2.3 </w:t>
        </w:r>
        <w:r w:rsidR="00C90D0C" w:rsidRPr="002C1628">
          <w:rPr>
            <w:rStyle w:val="a5"/>
            <w:rFonts w:hint="eastAsia"/>
            <w:b/>
            <w:noProof/>
          </w:rPr>
          <w:t>数据自动刷新功能</w:t>
        </w:r>
        <w:r w:rsidR="00C90D0C">
          <w:rPr>
            <w:noProof/>
            <w:webHidden/>
          </w:rPr>
          <w:tab/>
        </w:r>
        <w:r w:rsidR="00C90D0C">
          <w:rPr>
            <w:noProof/>
            <w:webHidden/>
          </w:rPr>
          <w:fldChar w:fldCharType="begin"/>
        </w:r>
        <w:r w:rsidR="00C90D0C">
          <w:rPr>
            <w:noProof/>
            <w:webHidden/>
          </w:rPr>
          <w:instrText xml:space="preserve"> PAGEREF _Toc494265650 \h </w:instrText>
        </w:r>
        <w:r w:rsidR="00C90D0C">
          <w:rPr>
            <w:noProof/>
            <w:webHidden/>
          </w:rPr>
        </w:r>
        <w:r w:rsidR="00C90D0C">
          <w:rPr>
            <w:noProof/>
            <w:webHidden/>
          </w:rPr>
          <w:fldChar w:fldCharType="separate"/>
        </w:r>
        <w:r w:rsidR="00B239FD">
          <w:rPr>
            <w:noProof/>
            <w:webHidden/>
          </w:rPr>
          <w:t>6</w:t>
        </w:r>
        <w:r w:rsidR="00C90D0C">
          <w:rPr>
            <w:noProof/>
            <w:webHidden/>
          </w:rPr>
          <w:fldChar w:fldCharType="end"/>
        </w:r>
      </w:hyperlink>
    </w:p>
    <w:p w:rsidR="00C90D0C" w:rsidRDefault="00475247" w:rsidP="00C90D0C">
      <w:pPr>
        <w:pStyle w:val="20"/>
        <w:tabs>
          <w:tab w:val="right" w:leader="dot" w:pos="8296"/>
        </w:tabs>
        <w:spacing w:line="360" w:lineRule="auto"/>
        <w:rPr>
          <w:noProof/>
        </w:rPr>
      </w:pPr>
      <w:hyperlink w:anchor="_Toc494265651" w:history="1">
        <w:r w:rsidR="00C90D0C" w:rsidRPr="002C1628">
          <w:rPr>
            <w:rStyle w:val="a5"/>
            <w:b/>
            <w:noProof/>
          </w:rPr>
          <w:t xml:space="preserve">2.4 </w:t>
        </w:r>
        <w:r w:rsidR="00C90D0C" w:rsidRPr="002C1628">
          <w:rPr>
            <w:rStyle w:val="a5"/>
            <w:rFonts w:hint="eastAsia"/>
            <w:b/>
            <w:noProof/>
          </w:rPr>
          <w:t>数据缩放</w:t>
        </w:r>
        <w:r w:rsidR="00C90D0C">
          <w:rPr>
            <w:noProof/>
            <w:webHidden/>
          </w:rPr>
          <w:tab/>
        </w:r>
        <w:r w:rsidR="00C90D0C">
          <w:rPr>
            <w:noProof/>
            <w:webHidden/>
          </w:rPr>
          <w:fldChar w:fldCharType="begin"/>
        </w:r>
        <w:r w:rsidR="00C90D0C">
          <w:rPr>
            <w:noProof/>
            <w:webHidden/>
          </w:rPr>
          <w:instrText xml:space="preserve"> PAGEREF _Toc494265651 \h </w:instrText>
        </w:r>
        <w:r w:rsidR="00C90D0C">
          <w:rPr>
            <w:noProof/>
            <w:webHidden/>
          </w:rPr>
        </w:r>
        <w:r w:rsidR="00C90D0C">
          <w:rPr>
            <w:noProof/>
            <w:webHidden/>
          </w:rPr>
          <w:fldChar w:fldCharType="separate"/>
        </w:r>
        <w:r w:rsidR="00B239FD">
          <w:rPr>
            <w:noProof/>
            <w:webHidden/>
          </w:rPr>
          <w:t>7</w:t>
        </w:r>
        <w:r w:rsidR="00C90D0C">
          <w:rPr>
            <w:noProof/>
            <w:webHidden/>
          </w:rPr>
          <w:fldChar w:fldCharType="end"/>
        </w:r>
      </w:hyperlink>
    </w:p>
    <w:p w:rsidR="00C90D0C" w:rsidRDefault="00475247" w:rsidP="00C90D0C">
      <w:pPr>
        <w:pStyle w:val="20"/>
        <w:tabs>
          <w:tab w:val="right" w:leader="dot" w:pos="8296"/>
        </w:tabs>
        <w:spacing w:line="360" w:lineRule="auto"/>
        <w:rPr>
          <w:rStyle w:val="a5"/>
          <w:noProof/>
        </w:rPr>
      </w:pPr>
      <w:hyperlink w:anchor="_Toc494265652" w:history="1">
        <w:r w:rsidR="00C90D0C" w:rsidRPr="002C1628">
          <w:rPr>
            <w:rStyle w:val="a5"/>
            <w:b/>
            <w:noProof/>
          </w:rPr>
          <w:t>2.5</w:t>
        </w:r>
        <w:r w:rsidR="00C90D0C" w:rsidRPr="002C1628">
          <w:rPr>
            <w:rStyle w:val="a5"/>
            <w:rFonts w:hint="eastAsia"/>
            <w:b/>
            <w:noProof/>
          </w:rPr>
          <w:t>退出系统</w:t>
        </w:r>
        <w:r w:rsidR="00C90D0C">
          <w:rPr>
            <w:noProof/>
            <w:webHidden/>
          </w:rPr>
          <w:tab/>
        </w:r>
        <w:r w:rsidR="00C90D0C">
          <w:rPr>
            <w:noProof/>
            <w:webHidden/>
          </w:rPr>
          <w:fldChar w:fldCharType="begin"/>
        </w:r>
        <w:r w:rsidR="00C90D0C">
          <w:rPr>
            <w:noProof/>
            <w:webHidden/>
          </w:rPr>
          <w:instrText xml:space="preserve"> PAGEREF _Toc494265652 \h </w:instrText>
        </w:r>
        <w:r w:rsidR="00C90D0C">
          <w:rPr>
            <w:noProof/>
            <w:webHidden/>
          </w:rPr>
        </w:r>
        <w:r w:rsidR="00C90D0C">
          <w:rPr>
            <w:noProof/>
            <w:webHidden/>
          </w:rPr>
          <w:fldChar w:fldCharType="separate"/>
        </w:r>
        <w:r w:rsidR="00B239FD">
          <w:rPr>
            <w:noProof/>
            <w:webHidden/>
          </w:rPr>
          <w:t>7</w:t>
        </w:r>
        <w:r w:rsidR="00C90D0C">
          <w:rPr>
            <w:noProof/>
            <w:webHidden/>
          </w:rPr>
          <w:fldChar w:fldCharType="end"/>
        </w:r>
      </w:hyperlink>
    </w:p>
    <w:p w:rsidR="00C90D0C" w:rsidRDefault="00C90D0C" w:rsidP="00C90D0C">
      <w:pPr>
        <w:spacing w:line="360" w:lineRule="auto"/>
        <w:rPr>
          <w:noProof/>
        </w:rPr>
      </w:pPr>
    </w:p>
    <w:p w:rsidR="00C90D0C" w:rsidRDefault="00C90D0C" w:rsidP="00C90D0C">
      <w:pPr>
        <w:spacing w:line="360" w:lineRule="auto"/>
        <w:rPr>
          <w:noProof/>
        </w:rPr>
      </w:pPr>
    </w:p>
    <w:p w:rsidR="00C90D0C" w:rsidRDefault="00C90D0C" w:rsidP="00C90D0C">
      <w:pPr>
        <w:spacing w:line="360" w:lineRule="auto"/>
        <w:rPr>
          <w:noProof/>
        </w:rPr>
      </w:pPr>
    </w:p>
    <w:p w:rsidR="00C90D0C" w:rsidRDefault="00C90D0C" w:rsidP="00C90D0C">
      <w:pPr>
        <w:spacing w:line="360" w:lineRule="auto"/>
        <w:rPr>
          <w:noProof/>
        </w:rPr>
        <w:sectPr w:rsidR="00C90D0C" w:rsidSect="00B239FD">
          <w:footerReference w:type="default" r:id="rId9"/>
          <w:footerReference w:type="first" r:id="rId10"/>
          <w:type w:val="continuous"/>
          <w:pgSz w:w="11906" w:h="16838"/>
          <w:pgMar w:top="1440" w:right="1800" w:bottom="1440" w:left="1800" w:header="851" w:footer="992" w:gutter="0"/>
          <w:pgNumType w:start="1"/>
          <w:cols w:space="425"/>
          <w:docGrid w:type="lines" w:linePitch="312"/>
        </w:sectPr>
      </w:pPr>
    </w:p>
    <w:p w:rsidR="00576D53" w:rsidRPr="00674CE8" w:rsidRDefault="00847200" w:rsidP="00C90D0C">
      <w:pPr>
        <w:pStyle w:val="a0"/>
        <w:numPr>
          <w:ilvl w:val="0"/>
          <w:numId w:val="1"/>
        </w:numPr>
        <w:spacing w:line="360" w:lineRule="auto"/>
        <w:ind w:left="357" w:firstLineChars="0" w:hanging="357"/>
        <w:outlineLvl w:val="0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fldChar w:fldCharType="end"/>
      </w:r>
      <w:bookmarkStart w:id="0" w:name="_Toc494265642"/>
      <w:r w:rsidR="0009573E" w:rsidRPr="00674CE8">
        <w:rPr>
          <w:rFonts w:hint="eastAsia"/>
          <w:b/>
          <w:sz w:val="32"/>
          <w:szCs w:val="32"/>
        </w:rPr>
        <w:t>系统概述</w:t>
      </w:r>
      <w:bookmarkEnd w:id="0"/>
    </w:p>
    <w:p w:rsidR="0009573E" w:rsidRPr="00674CE8" w:rsidRDefault="0009573E" w:rsidP="00FB2743">
      <w:pPr>
        <w:pStyle w:val="a0"/>
        <w:spacing w:line="360" w:lineRule="auto"/>
        <w:ind w:left="357" w:firstLineChars="0" w:firstLine="0"/>
        <w:outlineLvl w:val="1"/>
        <w:rPr>
          <w:b/>
          <w:sz w:val="28"/>
          <w:szCs w:val="28"/>
        </w:rPr>
      </w:pPr>
      <w:bookmarkStart w:id="1" w:name="_Toc494265643"/>
      <w:r w:rsidRPr="00674CE8">
        <w:rPr>
          <w:rFonts w:hint="eastAsia"/>
          <w:b/>
          <w:sz w:val="28"/>
          <w:szCs w:val="28"/>
        </w:rPr>
        <w:t>1.1</w:t>
      </w:r>
      <w:r w:rsidRPr="00674CE8">
        <w:rPr>
          <w:rFonts w:hint="eastAsia"/>
          <w:b/>
          <w:sz w:val="28"/>
          <w:szCs w:val="28"/>
        </w:rPr>
        <w:t>系统概述</w:t>
      </w:r>
      <w:bookmarkEnd w:id="1"/>
    </w:p>
    <w:p w:rsidR="00CD1F50" w:rsidRDefault="00CD1F50" w:rsidP="00FB2743">
      <w:pPr>
        <w:pStyle w:val="a0"/>
        <w:spacing w:line="360" w:lineRule="auto"/>
        <w:ind w:left="360" w:firstLineChars="0" w:firstLine="0"/>
      </w:pPr>
      <w:r>
        <w:rPr>
          <w:rFonts w:hint="eastAsia"/>
        </w:rPr>
        <w:tab/>
      </w:r>
      <w:r>
        <w:rPr>
          <w:rFonts w:hint="eastAsia"/>
        </w:rPr>
        <w:tab/>
      </w:r>
      <w:r w:rsidR="00CF44AC">
        <w:rPr>
          <w:rFonts w:hint="eastAsia"/>
        </w:rPr>
        <w:t>城轨</w:t>
      </w:r>
      <w:r>
        <w:rPr>
          <w:rFonts w:hint="eastAsia"/>
        </w:rPr>
        <w:t>道岔</w:t>
      </w:r>
      <w:r w:rsidR="003B3808">
        <w:rPr>
          <w:rFonts w:hint="eastAsia"/>
        </w:rPr>
        <w:t>转辙机</w:t>
      </w:r>
      <w:r>
        <w:rPr>
          <w:rFonts w:hint="eastAsia"/>
        </w:rPr>
        <w:t>在线监测系统是基于</w:t>
      </w:r>
      <w:r w:rsidR="003B3808">
        <w:rPr>
          <w:rFonts w:hint="eastAsia"/>
        </w:rPr>
        <w:t>C++</w:t>
      </w:r>
      <w:r w:rsidR="003B3808">
        <w:rPr>
          <w:rFonts w:hint="eastAsia"/>
        </w:rPr>
        <w:t>语言</w:t>
      </w:r>
      <w:r>
        <w:rPr>
          <w:rFonts w:hint="eastAsia"/>
        </w:rPr>
        <w:t>进行开发和实现的，</w:t>
      </w:r>
      <w:r w:rsidR="003B3808">
        <w:rPr>
          <w:rFonts w:ascii="宋体" w:hAnsi="宋体" w:hint="eastAsia"/>
          <w:szCs w:val="21"/>
        </w:rPr>
        <w:t>采用功能模块化</w:t>
      </w:r>
      <w:r w:rsidR="003B3808" w:rsidRPr="00E8177E">
        <w:rPr>
          <w:rFonts w:ascii="宋体" w:hAnsi="宋体" w:hint="eastAsia"/>
          <w:szCs w:val="21"/>
        </w:rPr>
        <w:t>的设计思路</w:t>
      </w:r>
      <w:r w:rsidR="003B3808">
        <w:rPr>
          <w:rFonts w:ascii="宋体" w:hAnsi="宋体" w:hint="eastAsia"/>
          <w:szCs w:val="21"/>
        </w:rPr>
        <w:t>，具有良好的人机交互界面，</w:t>
      </w:r>
      <w:r w:rsidR="003B3808" w:rsidRPr="00E8177E">
        <w:rPr>
          <w:rFonts w:ascii="宋体" w:hAnsi="宋体" w:hint="eastAsia"/>
          <w:szCs w:val="21"/>
        </w:rPr>
        <w:t>实现</w:t>
      </w:r>
      <w:bookmarkStart w:id="2" w:name="OLE_LINK21"/>
      <w:bookmarkStart w:id="3" w:name="OLE_LINK22"/>
      <w:r w:rsidR="003B3808">
        <w:rPr>
          <w:rFonts w:ascii="宋体" w:hAnsi="宋体" w:hint="eastAsia"/>
          <w:szCs w:val="21"/>
        </w:rPr>
        <w:t>多通道实时采集、分析、判断、查询</w:t>
      </w:r>
      <w:r w:rsidR="003B3808" w:rsidRPr="00E8177E">
        <w:rPr>
          <w:rFonts w:ascii="宋体" w:hAnsi="宋体" w:hint="eastAsia"/>
          <w:szCs w:val="21"/>
        </w:rPr>
        <w:t>等功能</w:t>
      </w:r>
      <w:bookmarkEnd w:id="2"/>
      <w:bookmarkEnd w:id="3"/>
      <w:r w:rsidR="003B3808" w:rsidRPr="00E8177E">
        <w:rPr>
          <w:rFonts w:ascii="宋体" w:hAnsi="宋体" w:hint="eastAsia"/>
          <w:szCs w:val="21"/>
        </w:rPr>
        <w:t>，</w:t>
      </w:r>
      <w:bookmarkStart w:id="4" w:name="OLE_LINK5"/>
      <w:bookmarkStart w:id="5" w:name="OLE_LINK6"/>
      <w:r w:rsidR="003B3808">
        <w:rPr>
          <w:rFonts w:ascii="宋体" w:hAnsi="宋体" w:hint="eastAsia"/>
          <w:szCs w:val="21"/>
        </w:rPr>
        <w:t>具有自动触发采集、实时数据分析与</w:t>
      </w:r>
      <w:r w:rsidR="00172147" w:rsidRPr="00172147">
        <w:rPr>
          <w:rFonts w:ascii="宋体" w:hAnsi="宋体" w:hint="eastAsia"/>
          <w:szCs w:val="21"/>
        </w:rPr>
        <w:t>历史数据查询统计</w:t>
      </w:r>
      <w:r w:rsidR="003B3808">
        <w:rPr>
          <w:rFonts w:ascii="宋体" w:hAnsi="宋体" w:hint="eastAsia"/>
          <w:szCs w:val="21"/>
        </w:rPr>
        <w:t>的功能，准确分析识别八种故障类型与严重程度，</w:t>
      </w:r>
      <w:r w:rsidR="00C20B3B">
        <w:rPr>
          <w:rFonts w:ascii="宋体" w:hAnsi="宋体" w:hint="eastAsia"/>
          <w:szCs w:val="21"/>
        </w:rPr>
        <w:t>实现道岔裂纹全天候</w:t>
      </w:r>
      <w:r w:rsidR="003B3808" w:rsidRPr="003B3808">
        <w:rPr>
          <w:rFonts w:ascii="宋体" w:hAnsi="宋体" w:hint="eastAsia"/>
          <w:szCs w:val="21"/>
        </w:rPr>
        <w:t>实时监测，</w:t>
      </w:r>
      <w:r w:rsidR="003B3808">
        <w:rPr>
          <w:rFonts w:ascii="宋体" w:hAnsi="宋体" w:hint="eastAsia"/>
          <w:szCs w:val="21"/>
        </w:rPr>
        <w:t>为轨道维修保养提供参考策略</w:t>
      </w:r>
      <w:r w:rsidR="003B3808" w:rsidRPr="002D5715">
        <w:rPr>
          <w:rFonts w:ascii="宋体" w:hAnsi="宋体" w:hint="eastAsia"/>
          <w:szCs w:val="21"/>
        </w:rPr>
        <w:t>。</w:t>
      </w:r>
      <w:bookmarkEnd w:id="4"/>
      <w:bookmarkEnd w:id="5"/>
    </w:p>
    <w:p w:rsidR="00DA3F8A" w:rsidRDefault="00172147" w:rsidP="00172147">
      <w:pPr>
        <w:spacing w:line="360" w:lineRule="auto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02EDE027" wp14:editId="7ABCF7C7">
            <wp:extent cx="5274310" cy="326379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E88" w:rsidRPr="00CD1F50" w:rsidRDefault="004D2E88" w:rsidP="00172147">
      <w:pPr>
        <w:spacing w:line="360" w:lineRule="auto"/>
        <w:jc w:val="center"/>
      </w:pPr>
    </w:p>
    <w:p w:rsidR="00DA3F8A" w:rsidRPr="0032286C" w:rsidRDefault="0009573E" w:rsidP="00FB2743">
      <w:pPr>
        <w:pStyle w:val="a0"/>
        <w:spacing w:line="360" w:lineRule="auto"/>
        <w:ind w:left="357" w:firstLineChars="0" w:firstLine="0"/>
        <w:outlineLvl w:val="1"/>
        <w:rPr>
          <w:b/>
          <w:sz w:val="28"/>
          <w:szCs w:val="28"/>
        </w:rPr>
      </w:pPr>
      <w:bookmarkStart w:id="6" w:name="_Toc494265644"/>
      <w:r w:rsidRPr="00674CE8">
        <w:rPr>
          <w:rFonts w:hint="eastAsia"/>
          <w:b/>
          <w:sz w:val="28"/>
          <w:szCs w:val="28"/>
        </w:rPr>
        <w:t>1.2</w:t>
      </w:r>
      <w:r w:rsidRPr="00674CE8">
        <w:rPr>
          <w:rFonts w:hint="eastAsia"/>
          <w:b/>
          <w:sz w:val="28"/>
          <w:szCs w:val="28"/>
        </w:rPr>
        <w:t>系统主要功能</w:t>
      </w:r>
      <w:bookmarkEnd w:id="6"/>
    </w:p>
    <w:p w:rsidR="00DA3F8A" w:rsidRDefault="00DA3F8A" w:rsidP="00FB2743">
      <w:pPr>
        <w:pStyle w:val="a0"/>
        <w:spacing w:line="360" w:lineRule="auto"/>
        <w:ind w:left="360" w:firstLineChars="0" w:firstLine="0"/>
      </w:pPr>
      <w:r>
        <w:rPr>
          <w:rFonts w:hint="eastAsia"/>
        </w:rPr>
        <w:tab/>
      </w:r>
      <w:r>
        <w:rPr>
          <w:rFonts w:hint="eastAsia"/>
        </w:rPr>
        <w:tab/>
      </w:r>
      <w:bookmarkStart w:id="7" w:name="OLE_LINK1"/>
      <w:r w:rsidRPr="004D2E88">
        <w:rPr>
          <w:rFonts w:hint="eastAsia"/>
          <w:b/>
        </w:rPr>
        <w:t>实时</w:t>
      </w:r>
      <w:r w:rsidR="0032286C" w:rsidRPr="004D2E88">
        <w:rPr>
          <w:rFonts w:hint="eastAsia"/>
          <w:b/>
        </w:rPr>
        <w:t>触发</w:t>
      </w:r>
      <w:r w:rsidRPr="004D2E88">
        <w:rPr>
          <w:rFonts w:hint="eastAsia"/>
          <w:b/>
        </w:rPr>
        <w:t>采集</w:t>
      </w:r>
      <w:r>
        <w:rPr>
          <w:rFonts w:hint="eastAsia"/>
        </w:rPr>
        <w:t>：在程序后台实时采集</w:t>
      </w:r>
      <w:r w:rsidR="006A6383">
        <w:rPr>
          <w:rFonts w:hint="eastAsia"/>
        </w:rPr>
        <w:t>信号并</w:t>
      </w:r>
      <w:r w:rsidR="0032286C">
        <w:rPr>
          <w:rFonts w:hint="eastAsia"/>
        </w:rPr>
        <w:t>根据触发条件进行数据分析与保存</w:t>
      </w:r>
      <w:bookmarkEnd w:id="7"/>
      <w:r w:rsidR="006A6383">
        <w:rPr>
          <w:rFonts w:hint="eastAsia"/>
        </w:rPr>
        <w:t>；</w:t>
      </w:r>
    </w:p>
    <w:p w:rsidR="0032286C" w:rsidRDefault="0032286C" w:rsidP="00FB2743">
      <w:pPr>
        <w:pStyle w:val="a0"/>
        <w:spacing w:line="360" w:lineRule="auto"/>
        <w:ind w:left="360" w:firstLineChars="0" w:firstLine="0"/>
      </w:pPr>
      <w:r>
        <w:rPr>
          <w:rFonts w:hint="eastAsia"/>
        </w:rPr>
        <w:tab/>
      </w:r>
      <w:r>
        <w:rPr>
          <w:rFonts w:hint="eastAsia"/>
        </w:rPr>
        <w:tab/>
      </w:r>
      <w:r w:rsidRPr="004D2E88">
        <w:rPr>
          <w:rFonts w:hint="eastAsia"/>
          <w:b/>
        </w:rPr>
        <w:t>故障诊断</w:t>
      </w:r>
      <w:r>
        <w:rPr>
          <w:rFonts w:hint="eastAsia"/>
        </w:rPr>
        <w:t>：</w:t>
      </w:r>
      <w:r w:rsidR="006637DC">
        <w:rPr>
          <w:rFonts w:hint="eastAsia"/>
        </w:rPr>
        <w:t>利用定性趋势分析算法，结合模糊算法与专家系统进行故障诊断与预测；</w:t>
      </w:r>
    </w:p>
    <w:p w:rsidR="00DA3F8A" w:rsidRDefault="00DA3F8A" w:rsidP="00FB2743">
      <w:pPr>
        <w:pStyle w:val="a0"/>
        <w:spacing w:line="360" w:lineRule="auto"/>
        <w:ind w:left="360" w:firstLineChars="0" w:firstLine="0"/>
      </w:pPr>
      <w:r>
        <w:rPr>
          <w:rFonts w:hint="eastAsia"/>
        </w:rPr>
        <w:tab/>
      </w:r>
      <w:r>
        <w:rPr>
          <w:rFonts w:hint="eastAsia"/>
        </w:rPr>
        <w:tab/>
      </w:r>
      <w:r w:rsidR="006637DC" w:rsidRPr="004D2E88">
        <w:rPr>
          <w:rFonts w:hint="eastAsia"/>
          <w:b/>
        </w:rPr>
        <w:t>实时数据显示</w:t>
      </w:r>
      <w:r w:rsidR="006637DC">
        <w:rPr>
          <w:rFonts w:hint="eastAsia"/>
        </w:rPr>
        <w:t>：</w:t>
      </w:r>
      <w:r w:rsidR="00ED2601">
        <w:rPr>
          <w:rFonts w:hint="eastAsia"/>
        </w:rPr>
        <w:t>可实时显示当前采集的一次数据，并与参考曲线合并对比显示；</w:t>
      </w:r>
    </w:p>
    <w:p w:rsidR="003F1505" w:rsidRDefault="003F1505" w:rsidP="00FB2743">
      <w:pPr>
        <w:pStyle w:val="a0"/>
        <w:spacing w:line="360" w:lineRule="auto"/>
        <w:ind w:left="360" w:firstLineChars="0" w:firstLine="0"/>
      </w:pPr>
      <w:r>
        <w:rPr>
          <w:rFonts w:hint="eastAsia"/>
        </w:rPr>
        <w:tab/>
      </w:r>
      <w:r>
        <w:rPr>
          <w:rFonts w:hint="eastAsia"/>
        </w:rPr>
        <w:tab/>
      </w:r>
      <w:r w:rsidRPr="004D2E88">
        <w:rPr>
          <w:rFonts w:hint="eastAsia"/>
          <w:b/>
        </w:rPr>
        <w:t>对象与通道选择</w:t>
      </w:r>
      <w:r>
        <w:rPr>
          <w:rFonts w:hint="eastAsia"/>
        </w:rPr>
        <w:t>：</w:t>
      </w:r>
      <w:r w:rsidR="00ED2601">
        <w:rPr>
          <w:rFonts w:hint="eastAsia"/>
        </w:rPr>
        <w:t>可选择不同的监测对象，可选择不同的采集通道数据进行显示；</w:t>
      </w:r>
    </w:p>
    <w:p w:rsidR="003F1505" w:rsidRDefault="003F1505" w:rsidP="00FB2743">
      <w:pPr>
        <w:pStyle w:val="a0"/>
        <w:spacing w:line="360" w:lineRule="auto"/>
        <w:ind w:left="360" w:firstLineChars="0" w:firstLine="0"/>
        <w:rPr>
          <w:ins w:id="8" w:author="胡锦添" w:date="2017-09-27T09:39:00Z"/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 w:rsidRPr="004D2E88">
        <w:rPr>
          <w:rFonts w:hint="eastAsia"/>
          <w:b/>
        </w:rPr>
        <w:t>历史数据</w:t>
      </w:r>
      <w:r w:rsidR="00172147" w:rsidRPr="004D2E88">
        <w:rPr>
          <w:rFonts w:hint="eastAsia"/>
          <w:b/>
        </w:rPr>
        <w:t>查询统计</w:t>
      </w:r>
      <w:r>
        <w:rPr>
          <w:rFonts w:hint="eastAsia"/>
        </w:rPr>
        <w:t>：</w:t>
      </w:r>
      <w:r w:rsidR="00B239FD">
        <w:rPr>
          <w:rFonts w:hint="eastAsia"/>
        </w:rPr>
        <w:t>可</w:t>
      </w:r>
      <w:r w:rsidR="00B239FD" w:rsidRPr="00B239FD">
        <w:rPr>
          <w:rFonts w:hint="eastAsia"/>
        </w:rPr>
        <w:t>任意选择</w:t>
      </w:r>
      <w:r w:rsidR="00ED2601" w:rsidRPr="00B239FD">
        <w:rPr>
          <w:rFonts w:hint="eastAsia"/>
        </w:rPr>
        <w:t>最近</w:t>
      </w:r>
      <w:r w:rsidR="00B239FD">
        <w:rPr>
          <w:rFonts w:hint="eastAsia"/>
        </w:rPr>
        <w:t>10</w:t>
      </w:r>
      <w:r w:rsidR="00B239FD">
        <w:rPr>
          <w:rFonts w:hint="eastAsia"/>
        </w:rPr>
        <w:t>次、一天、一周、一个月以及任意自定义时间段内的采集数据</w:t>
      </w:r>
      <w:r w:rsidR="00ED2601" w:rsidRPr="00B239FD">
        <w:rPr>
          <w:rFonts w:hint="eastAsia"/>
        </w:rPr>
        <w:t>进行</w:t>
      </w:r>
      <w:r w:rsidR="00B239FD">
        <w:rPr>
          <w:rFonts w:hint="eastAsia"/>
        </w:rPr>
        <w:t>监测</w:t>
      </w:r>
      <w:r w:rsidR="00ED2601" w:rsidRPr="00B239FD">
        <w:rPr>
          <w:rFonts w:hint="eastAsia"/>
        </w:rPr>
        <w:t>显示；</w:t>
      </w:r>
    </w:p>
    <w:p w:rsidR="00D362BD" w:rsidRDefault="00D362BD" w:rsidP="00FB2743">
      <w:pPr>
        <w:pStyle w:val="a0"/>
        <w:spacing w:line="360" w:lineRule="auto"/>
        <w:ind w:left="360" w:firstLineChars="0" w:firstLine="0"/>
      </w:pPr>
      <w:ins w:id="9" w:author="胡锦添" w:date="2017-09-27T09:39:00Z">
        <w:r>
          <w:rPr>
            <w:rFonts w:hint="eastAsia"/>
            <w:b/>
          </w:rPr>
          <w:tab/>
        </w:r>
        <w:r>
          <w:rPr>
            <w:rFonts w:hint="eastAsia"/>
            <w:b/>
          </w:rPr>
          <w:tab/>
        </w:r>
        <w:r>
          <w:rPr>
            <w:rFonts w:hint="eastAsia"/>
            <w:b/>
          </w:rPr>
          <w:t>数据导出</w:t>
        </w:r>
        <w:r w:rsidRPr="00D362BD">
          <w:rPr>
            <w:rFonts w:hint="eastAsia"/>
            <w:rPrChange w:id="10" w:author="胡锦添" w:date="2017-09-27T09:39:00Z">
              <w:rPr>
                <w:rFonts w:hint="eastAsia"/>
                <w:b/>
              </w:rPr>
            </w:rPrChange>
          </w:rPr>
          <w:t>：</w:t>
        </w:r>
        <w:r>
          <w:rPr>
            <w:rFonts w:hint="eastAsia"/>
          </w:rPr>
          <w:t>可导出查询</w:t>
        </w:r>
      </w:ins>
      <w:ins w:id="11" w:author="胡锦添" w:date="2017-09-27T09:40:00Z">
        <w:r>
          <w:rPr>
            <w:rFonts w:hint="eastAsia"/>
          </w:rPr>
          <w:t>的数据，并保存为</w:t>
        </w:r>
        <w:r>
          <w:rPr>
            <w:rFonts w:hint="eastAsia"/>
          </w:rPr>
          <w:t>CSV</w:t>
        </w:r>
        <w:r>
          <w:rPr>
            <w:rFonts w:hint="eastAsia"/>
          </w:rPr>
          <w:t>格式文件。</w:t>
        </w:r>
      </w:ins>
    </w:p>
    <w:p w:rsidR="003F1505" w:rsidRDefault="003F1505" w:rsidP="00FB2743">
      <w:pPr>
        <w:pStyle w:val="a0"/>
        <w:spacing w:line="360" w:lineRule="auto"/>
        <w:ind w:left="360" w:firstLineChars="0" w:firstLine="0"/>
      </w:pPr>
      <w:r>
        <w:rPr>
          <w:rFonts w:hint="eastAsia"/>
        </w:rPr>
        <w:tab/>
      </w:r>
      <w:r>
        <w:rPr>
          <w:rFonts w:hint="eastAsia"/>
        </w:rPr>
        <w:tab/>
      </w:r>
      <w:r w:rsidRPr="004D2E88">
        <w:rPr>
          <w:rFonts w:hint="eastAsia"/>
          <w:b/>
        </w:rPr>
        <w:t>位置自动判断</w:t>
      </w:r>
      <w:r>
        <w:rPr>
          <w:rFonts w:hint="eastAsia"/>
        </w:rPr>
        <w:t>：</w:t>
      </w:r>
      <w:r w:rsidR="00ED2601">
        <w:rPr>
          <w:rFonts w:hint="eastAsia"/>
        </w:rPr>
        <w:t>根据采集的数据自动判断转辙机当前的位置状态；</w:t>
      </w:r>
    </w:p>
    <w:p w:rsidR="00172147" w:rsidRDefault="00172147" w:rsidP="00FB2743">
      <w:pPr>
        <w:pStyle w:val="a0"/>
        <w:spacing w:line="360" w:lineRule="auto"/>
        <w:ind w:left="360" w:firstLineChars="0" w:firstLine="0"/>
      </w:pPr>
    </w:p>
    <w:p w:rsidR="00231408" w:rsidDel="007B428C" w:rsidRDefault="00231408" w:rsidP="004D2E88">
      <w:pPr>
        <w:spacing w:line="360" w:lineRule="auto"/>
        <w:rPr>
          <w:del w:id="12" w:author="胡锦添" w:date="2017-09-27T09:41:00Z"/>
        </w:rPr>
      </w:pPr>
    </w:p>
    <w:p w:rsidR="004D1110" w:rsidRDefault="004D1110" w:rsidP="007B428C">
      <w:pPr>
        <w:spacing w:line="360" w:lineRule="auto"/>
        <w:sectPr w:rsidR="004D1110" w:rsidSect="00B239FD">
          <w:pgSz w:w="11906" w:h="16838"/>
          <w:pgMar w:top="1440" w:right="1800" w:bottom="1440" w:left="1800" w:header="851" w:footer="850" w:gutter="0"/>
          <w:pgNumType w:start="1"/>
          <w:cols w:space="425"/>
          <w:titlePg/>
          <w:docGrid w:type="lines" w:linePitch="312"/>
        </w:sectPr>
        <w:pPrChange w:id="13" w:author="胡锦添" w:date="2017-09-27T09:41:00Z">
          <w:pPr>
            <w:pStyle w:val="a0"/>
            <w:spacing w:line="360" w:lineRule="auto"/>
            <w:ind w:left="360" w:firstLineChars="0" w:firstLine="0"/>
          </w:pPr>
        </w:pPrChange>
      </w:pPr>
    </w:p>
    <w:p w:rsidR="0009573E" w:rsidRPr="00674CE8" w:rsidRDefault="0009573E" w:rsidP="00FB2743">
      <w:pPr>
        <w:pStyle w:val="a0"/>
        <w:numPr>
          <w:ilvl w:val="0"/>
          <w:numId w:val="1"/>
        </w:numPr>
        <w:spacing w:line="360" w:lineRule="auto"/>
        <w:ind w:left="357" w:firstLineChars="0" w:hanging="357"/>
        <w:outlineLvl w:val="0"/>
        <w:rPr>
          <w:b/>
          <w:sz w:val="32"/>
          <w:szCs w:val="32"/>
        </w:rPr>
      </w:pPr>
      <w:bookmarkStart w:id="14" w:name="_Toc494265645"/>
      <w:r w:rsidRPr="00674CE8">
        <w:rPr>
          <w:rFonts w:hint="eastAsia"/>
          <w:b/>
          <w:sz w:val="32"/>
          <w:szCs w:val="32"/>
        </w:rPr>
        <w:lastRenderedPageBreak/>
        <w:t>系统操作</w:t>
      </w:r>
      <w:bookmarkEnd w:id="14"/>
    </w:p>
    <w:p w:rsidR="00631BE5" w:rsidRDefault="00631BE5" w:rsidP="00FB2743">
      <w:pPr>
        <w:pStyle w:val="2"/>
        <w:spacing w:line="360" w:lineRule="auto"/>
        <w:rPr>
          <w:ins w:id="15" w:author="胡锦添" w:date="2017-09-27T09:41:00Z"/>
          <w:rFonts w:hint="eastAsia"/>
        </w:rPr>
      </w:pPr>
      <w:bookmarkStart w:id="16" w:name="_Toc494265646"/>
      <w:ins w:id="17" w:author="胡锦添" w:date="2017-09-27T09:41:00Z">
        <w:r>
          <w:rPr>
            <w:rFonts w:hint="eastAsia"/>
          </w:rPr>
          <w:t xml:space="preserve">2.1 </w:t>
        </w:r>
        <w:r>
          <w:rPr>
            <w:rFonts w:hint="eastAsia"/>
          </w:rPr>
          <w:t>登陆界面</w:t>
        </w:r>
      </w:ins>
    </w:p>
    <w:p w:rsidR="00D41B1A" w:rsidRPr="00942316" w:rsidRDefault="00D41B1A" w:rsidP="00FB2743">
      <w:pPr>
        <w:pStyle w:val="2"/>
        <w:spacing w:line="360" w:lineRule="auto"/>
      </w:pPr>
      <w:r w:rsidRPr="00942316">
        <w:rPr>
          <w:rFonts w:hint="eastAsia"/>
        </w:rPr>
        <w:t>2.1</w:t>
      </w:r>
      <w:r w:rsidR="003A40FB">
        <w:t xml:space="preserve"> </w:t>
      </w:r>
      <w:r w:rsidR="003A40FB">
        <w:t>主</w:t>
      </w:r>
      <w:r w:rsidR="0072395A" w:rsidRPr="00942316">
        <w:rPr>
          <w:rFonts w:hint="eastAsia"/>
        </w:rPr>
        <w:t>界面说明</w:t>
      </w:r>
      <w:bookmarkEnd w:id="16"/>
    </w:p>
    <w:p w:rsidR="00C20B3B" w:rsidRDefault="0072395A" w:rsidP="00FB2743">
      <w:pPr>
        <w:pStyle w:val="a0"/>
        <w:spacing w:line="360" w:lineRule="auto"/>
        <w:ind w:left="360" w:firstLineChars="0" w:firstLine="0"/>
      </w:pPr>
      <w:r>
        <w:rPr>
          <w:rFonts w:hint="eastAsia"/>
        </w:rPr>
        <w:tab/>
      </w:r>
      <w:r>
        <w:rPr>
          <w:rFonts w:hint="eastAsia"/>
        </w:rPr>
        <w:tab/>
      </w:r>
      <w:r w:rsidR="00172147">
        <w:rPr>
          <w:rFonts w:hint="eastAsia"/>
        </w:rPr>
        <w:t>打开</w:t>
      </w:r>
      <w:r w:rsidR="00ED2601">
        <w:rPr>
          <w:rFonts w:hint="eastAsia"/>
        </w:rPr>
        <w:t>系统软件</w:t>
      </w:r>
      <w:r w:rsidR="00172147">
        <w:rPr>
          <w:rFonts w:hint="eastAsia"/>
        </w:rPr>
        <w:t>主界面</w:t>
      </w:r>
      <w:r w:rsidR="00ED2601">
        <w:rPr>
          <w:rFonts w:hint="eastAsia"/>
        </w:rPr>
        <w:t>，软件</w:t>
      </w:r>
      <w:r w:rsidR="00172147">
        <w:rPr>
          <w:rFonts w:hint="eastAsia"/>
        </w:rPr>
        <w:t>将</w:t>
      </w:r>
      <w:r w:rsidR="00ED2601">
        <w:rPr>
          <w:rFonts w:hint="eastAsia"/>
        </w:rPr>
        <w:t>自动连接数据库，连接成功后</w:t>
      </w:r>
      <w:r w:rsidR="00172147">
        <w:rPr>
          <w:rFonts w:hint="eastAsia"/>
        </w:rPr>
        <w:t>会</w:t>
      </w:r>
      <w:r w:rsidR="00ED2601">
        <w:rPr>
          <w:rFonts w:hint="eastAsia"/>
        </w:rPr>
        <w:t>在状态栏左</w:t>
      </w:r>
      <w:r w:rsidR="00172147">
        <w:rPr>
          <w:rFonts w:hint="eastAsia"/>
        </w:rPr>
        <w:t>下</w:t>
      </w:r>
      <w:r w:rsidR="00ED2601">
        <w:rPr>
          <w:rFonts w:hint="eastAsia"/>
        </w:rPr>
        <w:t>方显示“</w:t>
      </w:r>
      <w:r w:rsidR="00B239FD">
        <w:rPr>
          <w:rFonts w:hint="eastAsia"/>
        </w:rPr>
        <w:t>已连接</w:t>
      </w:r>
      <w:r w:rsidR="00ED2601">
        <w:rPr>
          <w:rFonts w:hint="eastAsia"/>
        </w:rPr>
        <w:t>数据库”</w:t>
      </w:r>
      <w:r w:rsidR="00172147">
        <w:rPr>
          <w:rFonts w:hint="eastAsia"/>
        </w:rPr>
        <w:t>；</w:t>
      </w:r>
      <w:r w:rsidR="00ED2601">
        <w:rPr>
          <w:rFonts w:hint="eastAsia"/>
        </w:rPr>
        <w:t>若连接</w:t>
      </w:r>
      <w:r w:rsidR="00194418">
        <w:rPr>
          <w:rFonts w:hint="eastAsia"/>
        </w:rPr>
        <w:t>失败</w:t>
      </w:r>
      <w:r w:rsidR="00ED2601">
        <w:rPr>
          <w:rFonts w:hint="eastAsia"/>
        </w:rPr>
        <w:t>，会弹出对话框提示</w:t>
      </w:r>
      <w:r w:rsidR="008D36E6">
        <w:rPr>
          <w:rFonts w:hint="eastAsia"/>
        </w:rPr>
        <w:t>连接失败和</w:t>
      </w:r>
      <w:r w:rsidR="00F3617F">
        <w:rPr>
          <w:rFonts w:hint="eastAsia"/>
        </w:rPr>
        <w:t>提示信息</w:t>
      </w:r>
      <w:r w:rsidR="00C20B3B">
        <w:rPr>
          <w:rFonts w:hint="eastAsia"/>
        </w:rPr>
        <w:t>，此时请按照提示排除故障</w:t>
      </w:r>
      <w:r w:rsidR="00F3617F">
        <w:rPr>
          <w:rFonts w:hint="eastAsia"/>
        </w:rPr>
        <w:t>后，</w:t>
      </w:r>
      <w:r w:rsidR="00C20B3B">
        <w:rPr>
          <w:rFonts w:hint="eastAsia"/>
        </w:rPr>
        <w:t>重新启动软件</w:t>
      </w:r>
      <w:r w:rsidR="00ED2601">
        <w:rPr>
          <w:rFonts w:hint="eastAsia"/>
        </w:rPr>
        <w:t>。</w:t>
      </w:r>
    </w:p>
    <w:p w:rsidR="00C20B3B" w:rsidRDefault="00ED2601" w:rsidP="00FB2743">
      <w:pPr>
        <w:pStyle w:val="a0"/>
        <w:spacing w:line="360" w:lineRule="auto"/>
        <w:ind w:left="420" w:firstLineChars="0"/>
      </w:pPr>
      <w:r>
        <w:rPr>
          <w:rFonts w:hint="eastAsia"/>
        </w:rPr>
        <w:t>数据库连接成功后，自动搜索最近一次的监测数据并显示。软件</w:t>
      </w:r>
      <w:r w:rsidR="00C20B3B">
        <w:rPr>
          <w:rFonts w:hint="eastAsia"/>
        </w:rPr>
        <w:t>界面用户区域（除标题栏和菜单栏外）</w:t>
      </w:r>
      <w:r>
        <w:rPr>
          <w:rFonts w:hint="eastAsia"/>
        </w:rPr>
        <w:t>主要分为</w:t>
      </w:r>
      <w:r w:rsidR="00565884">
        <w:rPr>
          <w:rFonts w:hint="eastAsia"/>
        </w:rPr>
        <w:t>操作区和图标显示区两个</w:t>
      </w:r>
      <w:r>
        <w:rPr>
          <w:rFonts w:hint="eastAsia"/>
        </w:rPr>
        <w:t>部分</w:t>
      </w:r>
      <w:r w:rsidR="00961F1B">
        <w:rPr>
          <w:rFonts w:hint="eastAsia"/>
        </w:rPr>
        <w:t>：</w:t>
      </w:r>
    </w:p>
    <w:p w:rsidR="0036291D" w:rsidRDefault="0036291D" w:rsidP="00FB2743">
      <w:pPr>
        <w:pStyle w:val="a0"/>
        <w:spacing w:line="360" w:lineRule="auto"/>
        <w:ind w:left="420" w:firstLineChars="0"/>
      </w:pPr>
    </w:p>
    <w:p w:rsidR="0036291D" w:rsidRDefault="00172147" w:rsidP="00565884">
      <w:pPr>
        <w:pStyle w:val="a0"/>
        <w:spacing w:line="360" w:lineRule="auto"/>
        <w:ind w:left="360" w:firstLineChars="0" w:firstLine="0"/>
        <w:jc w:val="center"/>
      </w:pPr>
      <w:bookmarkStart w:id="18" w:name="_GoBack"/>
      <w:r>
        <w:rPr>
          <w:noProof/>
        </w:rPr>
        <w:drawing>
          <wp:inline distT="0" distB="0" distL="0" distR="0" wp14:anchorId="4C08E466" wp14:editId="606AEC57">
            <wp:extent cx="4995494" cy="3315694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04115" cy="3321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8"/>
    </w:p>
    <w:p w:rsidR="0036291D" w:rsidRDefault="0036291D" w:rsidP="00565884">
      <w:pPr>
        <w:pStyle w:val="a0"/>
        <w:spacing w:line="360" w:lineRule="auto"/>
        <w:ind w:left="360"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2.1 </w:t>
      </w:r>
      <w:r w:rsidR="00172147">
        <w:rPr>
          <w:rFonts w:hint="eastAsia"/>
        </w:rPr>
        <w:t>系统主界面</w:t>
      </w:r>
    </w:p>
    <w:p w:rsidR="00942316" w:rsidRPr="002F51F8" w:rsidRDefault="00942316" w:rsidP="00FB2743">
      <w:pPr>
        <w:pStyle w:val="3"/>
        <w:spacing w:line="360" w:lineRule="auto"/>
        <w:ind w:left="0" w:firstLine="360"/>
      </w:pPr>
      <w:bookmarkStart w:id="19" w:name="_Toc494265647"/>
      <w:r w:rsidRPr="002F51F8">
        <w:t xml:space="preserve">2.1.1 </w:t>
      </w:r>
      <w:r w:rsidRPr="002F51F8">
        <w:rPr>
          <w:rFonts w:hint="eastAsia"/>
        </w:rPr>
        <w:t>操作</w:t>
      </w:r>
      <w:r w:rsidR="00172147">
        <w:rPr>
          <w:rFonts w:hint="eastAsia"/>
        </w:rPr>
        <w:t>区</w:t>
      </w:r>
      <w:bookmarkEnd w:id="19"/>
    </w:p>
    <w:p w:rsidR="00C20B3B" w:rsidRDefault="00ED2601" w:rsidP="00172147">
      <w:pPr>
        <w:spacing w:line="360" w:lineRule="auto"/>
        <w:ind w:left="420" w:firstLine="420"/>
      </w:pPr>
      <w:r>
        <w:rPr>
          <w:rFonts w:hint="eastAsia"/>
        </w:rPr>
        <w:t>第一部分为</w:t>
      </w:r>
      <w:r w:rsidR="002F51F8">
        <w:rPr>
          <w:rFonts w:hint="eastAsia"/>
        </w:rPr>
        <w:t>操作区，</w:t>
      </w:r>
      <w:r w:rsidR="00942316">
        <w:rPr>
          <w:rFonts w:hint="eastAsia"/>
        </w:rPr>
        <w:t>包括线路、站点、道岔和转辙机编号</w:t>
      </w:r>
      <w:r w:rsidR="002F51F8">
        <w:rPr>
          <w:rFonts w:hint="eastAsia"/>
        </w:rPr>
        <w:t>选择下拉列表</w:t>
      </w:r>
      <w:r w:rsidR="00942316">
        <w:rPr>
          <w:rFonts w:hint="eastAsia"/>
        </w:rPr>
        <w:t>。</w:t>
      </w:r>
    </w:p>
    <w:p w:rsidR="004D1110" w:rsidRDefault="00565884" w:rsidP="00FB2743">
      <w:pPr>
        <w:spacing w:line="360" w:lineRule="auto"/>
        <w:ind w:firstLine="420"/>
        <w:rPr>
          <w:color w:val="FF0000"/>
        </w:rPr>
      </w:pPr>
      <w:r>
        <w:rPr>
          <w:noProof/>
        </w:rPr>
        <w:drawing>
          <wp:inline distT="0" distB="0" distL="0" distR="0" wp14:anchorId="25F36A3F" wp14:editId="57225E50">
            <wp:extent cx="4961905" cy="866667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61905" cy="8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884" w:rsidRPr="00565884" w:rsidRDefault="00565884" w:rsidP="00565884">
      <w:pPr>
        <w:spacing w:line="360" w:lineRule="auto"/>
        <w:ind w:firstLine="420"/>
        <w:jc w:val="center"/>
      </w:pPr>
      <w:r w:rsidRPr="00565884">
        <w:rPr>
          <w:rFonts w:hint="eastAsia"/>
        </w:rPr>
        <w:t>a)</w:t>
      </w:r>
    </w:p>
    <w:p w:rsidR="00565884" w:rsidRDefault="00565884" w:rsidP="00565884">
      <w:pPr>
        <w:spacing w:line="360" w:lineRule="auto"/>
        <w:rPr>
          <w:color w:val="FF0000"/>
        </w:rPr>
      </w:pPr>
      <w:r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00E6C60E" wp14:editId="3048C354">
            <wp:simplePos x="0" y="0"/>
            <wp:positionH relativeFrom="column">
              <wp:posOffset>1252428</wp:posOffset>
            </wp:positionH>
            <wp:positionV relativeFrom="paragraph">
              <wp:posOffset>1025442</wp:posOffset>
            </wp:positionV>
            <wp:extent cx="4094480" cy="710961"/>
            <wp:effectExtent l="0" t="0" r="1270" b="0"/>
            <wp:wrapNone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4480" cy="7109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2E74F975" wp14:editId="5892D146">
            <wp:simplePos x="0" y="0"/>
            <wp:positionH relativeFrom="column">
              <wp:posOffset>1250149</wp:posOffset>
            </wp:positionH>
            <wp:positionV relativeFrom="paragraph">
              <wp:posOffset>15323</wp:posOffset>
            </wp:positionV>
            <wp:extent cx="4094922" cy="720335"/>
            <wp:effectExtent l="0" t="0" r="1270" b="3810"/>
            <wp:wrapNone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4922" cy="720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6938F923" wp14:editId="49BAA921">
            <wp:extent cx="1097280" cy="2141033"/>
            <wp:effectExtent l="0" t="0" r="762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102412" cy="2151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884" w:rsidRPr="00565884" w:rsidRDefault="00565884" w:rsidP="00565884">
      <w:pPr>
        <w:spacing w:line="360" w:lineRule="auto"/>
        <w:jc w:val="center"/>
      </w:pPr>
      <w:r w:rsidRPr="00565884">
        <w:rPr>
          <w:rFonts w:hint="eastAsia"/>
        </w:rPr>
        <w:t>b)</w:t>
      </w:r>
    </w:p>
    <w:p w:rsidR="00565884" w:rsidRPr="00565884" w:rsidRDefault="00565884" w:rsidP="00565884">
      <w:pPr>
        <w:spacing w:line="360" w:lineRule="auto"/>
        <w:jc w:val="center"/>
      </w:pPr>
      <w:r>
        <w:rPr>
          <w:rFonts w:hint="eastAsia"/>
        </w:rPr>
        <w:t>图</w:t>
      </w:r>
      <w:r>
        <w:rPr>
          <w:rFonts w:hint="eastAsia"/>
        </w:rPr>
        <w:t>2.2</w:t>
      </w:r>
      <w:r>
        <w:t xml:space="preserve"> </w:t>
      </w:r>
      <w:r>
        <w:rPr>
          <w:rFonts w:hint="eastAsia"/>
        </w:rPr>
        <w:t>操作选择区域</w:t>
      </w:r>
    </w:p>
    <w:p w:rsidR="008D36E6" w:rsidRDefault="008D36E6" w:rsidP="00FB2743">
      <w:pPr>
        <w:pStyle w:val="3"/>
        <w:spacing w:line="360" w:lineRule="auto"/>
        <w:ind w:left="0" w:firstLine="420"/>
      </w:pPr>
      <w:bookmarkStart w:id="20" w:name="_Toc494265648"/>
      <w:r>
        <w:rPr>
          <w:rFonts w:hint="eastAsia"/>
        </w:rPr>
        <w:t>2.1.2</w:t>
      </w:r>
      <w:r>
        <w:t xml:space="preserve"> </w:t>
      </w:r>
      <w:r w:rsidR="00172147">
        <w:rPr>
          <w:rFonts w:hint="eastAsia"/>
        </w:rPr>
        <w:t>图表显示区</w:t>
      </w:r>
      <w:bookmarkEnd w:id="20"/>
    </w:p>
    <w:p w:rsidR="00BF783A" w:rsidRDefault="008D36E6" w:rsidP="00FB2743">
      <w:pPr>
        <w:spacing w:line="360" w:lineRule="auto"/>
        <w:ind w:firstLine="420"/>
      </w:pPr>
      <w:r>
        <w:rPr>
          <w:rFonts w:hint="eastAsia"/>
        </w:rPr>
        <w:t>第二部分为图表显示区，包括</w:t>
      </w:r>
      <w:r w:rsidR="00BF783A">
        <w:rPr>
          <w:rFonts w:hint="eastAsia"/>
        </w:rPr>
        <w:t>：</w:t>
      </w:r>
    </w:p>
    <w:p w:rsidR="00BF783A" w:rsidRDefault="00BF783A" w:rsidP="00FB2743">
      <w:pPr>
        <w:spacing w:line="360" w:lineRule="auto"/>
        <w:ind w:firstLine="420"/>
      </w:pPr>
      <w:r>
        <w:rPr>
          <w:rFonts w:hint="eastAsia"/>
        </w:rPr>
        <w:t>“动作过程曲线”</w:t>
      </w:r>
      <w:r w:rsidR="008D36E6">
        <w:rPr>
          <w:rFonts w:hint="eastAsia"/>
        </w:rPr>
        <w:t>显示</w:t>
      </w:r>
      <w:r>
        <w:rPr>
          <w:rFonts w:hint="eastAsia"/>
        </w:rPr>
        <w:t>转辙机最近一次动作过程中的电流数据曲线，</w:t>
      </w:r>
      <w:r w:rsidR="008D36E6">
        <w:rPr>
          <w:rFonts w:hint="eastAsia"/>
        </w:rPr>
        <w:t>包括</w:t>
      </w:r>
      <w:r>
        <w:rPr>
          <w:rFonts w:hint="eastAsia"/>
        </w:rPr>
        <w:t>本次</w:t>
      </w:r>
      <w:r w:rsidR="008D36E6">
        <w:rPr>
          <w:rFonts w:hint="eastAsia"/>
        </w:rPr>
        <w:t>采集的数据</w:t>
      </w:r>
      <w:r>
        <w:rPr>
          <w:rFonts w:hint="eastAsia"/>
        </w:rPr>
        <w:t>（红色）</w:t>
      </w:r>
      <w:r w:rsidR="008D36E6">
        <w:rPr>
          <w:rFonts w:hint="eastAsia"/>
        </w:rPr>
        <w:t>与默认数据</w:t>
      </w:r>
      <w:r>
        <w:rPr>
          <w:rFonts w:hint="eastAsia"/>
        </w:rPr>
        <w:t>（绿色</w:t>
      </w:r>
      <w:r w:rsidR="008D36E6">
        <w:rPr>
          <w:rFonts w:hint="eastAsia"/>
        </w:rPr>
        <w:t>）；</w:t>
      </w:r>
    </w:p>
    <w:p w:rsidR="00BF783A" w:rsidRDefault="00BF783A" w:rsidP="00FB2743">
      <w:pPr>
        <w:spacing w:line="360" w:lineRule="auto"/>
        <w:ind w:firstLine="420"/>
      </w:pPr>
      <w:r>
        <w:rPr>
          <w:rFonts w:hint="eastAsia"/>
        </w:rPr>
        <w:t>“尖轨位移曲线”显示转辙机最近一次动作过程中的左、右两边（分别对应红色和绿色</w:t>
      </w:r>
      <w:r w:rsidR="0036291D">
        <w:rPr>
          <w:rFonts w:hint="eastAsia"/>
        </w:rPr>
        <w:t>曲线</w:t>
      </w:r>
      <w:r>
        <w:rPr>
          <w:rFonts w:hint="eastAsia"/>
        </w:rPr>
        <w:t>）的尖轨位移数据</w:t>
      </w:r>
      <w:r w:rsidR="0036291D">
        <w:rPr>
          <w:rFonts w:hint="eastAsia"/>
        </w:rPr>
        <w:t>；</w:t>
      </w:r>
    </w:p>
    <w:p w:rsidR="0036291D" w:rsidRDefault="00BF783A" w:rsidP="00FB2743">
      <w:pPr>
        <w:spacing w:line="360" w:lineRule="auto"/>
        <w:ind w:firstLine="420"/>
      </w:pPr>
      <w:r>
        <w:rPr>
          <w:rFonts w:hint="eastAsia"/>
        </w:rPr>
        <w:t>“诊断结果”直方图，主要是显示转辙机最近一次动作后八种故障</w:t>
      </w:r>
      <w:del w:id="21" w:author="胡锦添" w:date="2017-09-27T09:43:00Z">
        <w:r w:rsidDel="00631BE5">
          <w:rPr>
            <w:rFonts w:hint="eastAsia"/>
          </w:rPr>
          <w:delText>模式</w:delText>
        </w:r>
      </w:del>
      <w:r>
        <w:rPr>
          <w:rFonts w:hint="eastAsia"/>
        </w:rPr>
        <w:t>的诊断结果置信度（概率）信息；</w:t>
      </w:r>
    </w:p>
    <w:p w:rsidR="003A40FB" w:rsidRDefault="003A40FB" w:rsidP="00FB2743">
      <w:pPr>
        <w:spacing w:line="360" w:lineRule="auto"/>
        <w:ind w:firstLine="420"/>
      </w:pPr>
      <w:r>
        <w:t>以上图表当前显示的</w:t>
      </w:r>
      <w:r w:rsidR="00F3617F">
        <w:rPr>
          <w:rFonts w:hint="eastAsia"/>
        </w:rPr>
        <w:t>最近一次监测的</w:t>
      </w:r>
      <w:r>
        <w:t>数据记录时间显示在</w:t>
      </w:r>
      <w:r w:rsidR="00F3617F">
        <w:rPr>
          <w:rFonts w:hint="eastAsia"/>
        </w:rPr>
        <w:t>“动作过程曲线”图表右下角，如图</w:t>
      </w:r>
      <w:r w:rsidR="00F3617F">
        <w:rPr>
          <w:rFonts w:hint="eastAsia"/>
        </w:rPr>
        <w:t>2.3</w:t>
      </w:r>
      <w:r w:rsidR="00F3617F">
        <w:rPr>
          <w:rFonts w:hint="eastAsia"/>
        </w:rPr>
        <w:t>所示。</w:t>
      </w:r>
    </w:p>
    <w:p w:rsidR="00FB2743" w:rsidRPr="0036291D" w:rsidRDefault="00FB2743" w:rsidP="00FB2743">
      <w:pPr>
        <w:spacing w:line="360" w:lineRule="auto"/>
        <w:ind w:firstLine="357"/>
      </w:pPr>
      <w:r>
        <w:rPr>
          <w:rFonts w:hint="eastAsia"/>
        </w:rPr>
        <w:t>“预警信息”显示区域，显示当前预警等级，分为正常、</w:t>
      </w:r>
      <w:r>
        <w:rPr>
          <w:rFonts w:hint="eastAsia"/>
        </w:rPr>
        <w:t>C</w:t>
      </w:r>
      <w:r>
        <w:rPr>
          <w:rFonts w:hint="eastAsia"/>
        </w:rPr>
        <w:t>级、</w:t>
      </w:r>
      <w:r>
        <w:rPr>
          <w:rFonts w:hint="eastAsia"/>
        </w:rPr>
        <w:t>B</w:t>
      </w:r>
      <w:r>
        <w:rPr>
          <w:rFonts w:hint="eastAsia"/>
        </w:rPr>
        <w:t>级和</w:t>
      </w:r>
      <w:r>
        <w:rPr>
          <w:rFonts w:hint="eastAsia"/>
        </w:rPr>
        <w:t>A</w:t>
      </w:r>
      <w:r>
        <w:rPr>
          <w:rFonts w:hint="eastAsia"/>
        </w:rPr>
        <w:t>级预警。</w:t>
      </w:r>
    </w:p>
    <w:p w:rsidR="003A40FB" w:rsidRDefault="00565884" w:rsidP="00565884">
      <w:pPr>
        <w:spacing w:line="360" w:lineRule="auto"/>
        <w:jc w:val="center"/>
        <w:rPr>
          <w:color w:val="FF0000"/>
        </w:rPr>
      </w:pPr>
      <w:r>
        <w:rPr>
          <w:noProof/>
        </w:rPr>
        <w:drawing>
          <wp:inline distT="0" distB="0" distL="0" distR="0" wp14:anchorId="22E55DA0" wp14:editId="537BF062">
            <wp:extent cx="3504762" cy="1857143"/>
            <wp:effectExtent l="0" t="0" r="63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04762" cy="18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884" w:rsidRPr="00565884" w:rsidRDefault="00565884" w:rsidP="00565884">
      <w:pPr>
        <w:spacing w:line="360" w:lineRule="auto"/>
        <w:jc w:val="center"/>
      </w:pPr>
      <w:r w:rsidRPr="00565884">
        <w:rPr>
          <w:rFonts w:hint="eastAsia"/>
        </w:rPr>
        <w:t>图</w:t>
      </w:r>
      <w:r w:rsidRPr="00565884">
        <w:rPr>
          <w:rFonts w:hint="eastAsia"/>
        </w:rPr>
        <w:t>2.3</w:t>
      </w:r>
      <w:r w:rsidRPr="00565884">
        <w:t xml:space="preserve"> </w:t>
      </w:r>
      <w:r w:rsidRPr="00565884">
        <w:rPr>
          <w:rFonts w:hint="eastAsia"/>
        </w:rPr>
        <w:t>当前显示数据记录时间</w:t>
      </w:r>
    </w:p>
    <w:p w:rsidR="004D1110" w:rsidRDefault="004D1110" w:rsidP="00FB2743">
      <w:pPr>
        <w:spacing w:line="360" w:lineRule="auto"/>
      </w:pPr>
    </w:p>
    <w:p w:rsidR="009C0207" w:rsidRDefault="009C0207" w:rsidP="00FB2743">
      <w:pPr>
        <w:spacing w:line="360" w:lineRule="auto"/>
        <w:sectPr w:rsidR="009C0207" w:rsidSect="00B239FD">
          <w:pgSz w:w="11906" w:h="16838"/>
          <w:pgMar w:top="1440" w:right="1800" w:bottom="1440" w:left="1800" w:header="851" w:footer="992" w:gutter="0"/>
          <w:cols w:space="425"/>
          <w:titlePg/>
          <w:docGrid w:type="lines" w:linePitch="312"/>
        </w:sectPr>
      </w:pPr>
    </w:p>
    <w:p w:rsidR="003A40FB" w:rsidRDefault="0072395A" w:rsidP="00FB2743">
      <w:pPr>
        <w:pStyle w:val="2"/>
        <w:spacing w:line="360" w:lineRule="auto"/>
        <w:ind w:left="0" w:firstLine="357"/>
      </w:pPr>
      <w:bookmarkStart w:id="22" w:name="_Toc494265649"/>
      <w:r w:rsidRPr="00674CE8">
        <w:rPr>
          <w:rFonts w:hint="eastAsia"/>
        </w:rPr>
        <w:lastRenderedPageBreak/>
        <w:t>2.2</w:t>
      </w:r>
      <w:r w:rsidR="003A40FB">
        <w:tab/>
      </w:r>
      <w:r w:rsidR="003A40FB">
        <w:t>统计查询</w:t>
      </w:r>
      <w:r w:rsidR="001153FB">
        <w:rPr>
          <w:rFonts w:hint="eastAsia"/>
        </w:rPr>
        <w:t>页</w:t>
      </w:r>
      <w:r w:rsidR="003A40FB">
        <w:t>面说明</w:t>
      </w:r>
      <w:bookmarkEnd w:id="22"/>
    </w:p>
    <w:p w:rsidR="004D1110" w:rsidRDefault="004341F6" w:rsidP="00B239FD">
      <w:pPr>
        <w:spacing w:line="360" w:lineRule="auto"/>
        <w:ind w:left="420" w:firstLine="420"/>
      </w:pPr>
      <w:r>
        <w:t>点击主界面右上角的</w:t>
      </w:r>
      <w:r>
        <w:rPr>
          <w:rFonts w:hint="eastAsia"/>
        </w:rPr>
        <w:t>“</w:t>
      </w:r>
      <w:r w:rsidR="00FB2743">
        <w:rPr>
          <w:rFonts w:hint="eastAsia"/>
        </w:rPr>
        <w:t>单副连续</w:t>
      </w:r>
      <w:r w:rsidR="001153FB">
        <w:rPr>
          <w:rFonts w:hint="eastAsia"/>
        </w:rPr>
        <w:t>10</w:t>
      </w:r>
      <w:r w:rsidR="001153FB">
        <w:rPr>
          <w:rFonts w:hint="eastAsia"/>
        </w:rPr>
        <w:t>次</w:t>
      </w:r>
      <w:r>
        <w:rPr>
          <w:rFonts w:hint="eastAsia"/>
        </w:rPr>
        <w:t>”按钮弹出统计查询</w:t>
      </w:r>
      <w:r w:rsidR="001153FB">
        <w:rPr>
          <w:rFonts w:hint="eastAsia"/>
        </w:rPr>
        <w:t>页</w:t>
      </w:r>
      <w:r>
        <w:rPr>
          <w:rFonts w:hint="eastAsia"/>
        </w:rPr>
        <w:t>面，如图</w:t>
      </w:r>
      <w:r w:rsidR="00F3617F">
        <w:rPr>
          <w:rFonts w:hint="eastAsia"/>
        </w:rPr>
        <w:t>2.4</w:t>
      </w:r>
      <w:r>
        <w:rPr>
          <w:rFonts w:hint="eastAsia"/>
        </w:rPr>
        <w:t>。</w:t>
      </w:r>
    </w:p>
    <w:p w:rsidR="00623658" w:rsidRDefault="00623658" w:rsidP="00623658">
      <w:pPr>
        <w:spacing w:line="360" w:lineRule="auto"/>
        <w:jc w:val="center"/>
      </w:pPr>
      <w:r>
        <w:rPr>
          <w:noProof/>
        </w:rPr>
        <w:drawing>
          <wp:inline distT="0" distB="0" distL="0" distR="0" wp14:anchorId="1EE01438" wp14:editId="5D1B0836">
            <wp:extent cx="5390984" cy="3323120"/>
            <wp:effectExtent l="0" t="0" r="63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26550" cy="3345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658" w:rsidRPr="00623658" w:rsidRDefault="00623658" w:rsidP="00623658">
      <w:pPr>
        <w:spacing w:line="360" w:lineRule="auto"/>
        <w:jc w:val="center"/>
      </w:pPr>
      <w:r>
        <w:rPr>
          <w:rFonts w:hint="eastAsia"/>
        </w:rPr>
        <w:t>图</w:t>
      </w:r>
      <w:r w:rsidR="009C0207">
        <w:rPr>
          <w:rFonts w:hint="eastAsia"/>
        </w:rPr>
        <w:t>2.</w:t>
      </w:r>
      <w:r w:rsidR="00F3617F">
        <w:rPr>
          <w:rFonts w:hint="eastAsia"/>
        </w:rPr>
        <w:t>4</w:t>
      </w:r>
      <w:r>
        <w:t xml:space="preserve">  </w:t>
      </w:r>
      <w:r>
        <w:rPr>
          <w:rFonts w:hint="eastAsia"/>
        </w:rPr>
        <w:t>统计查询页面</w:t>
      </w:r>
    </w:p>
    <w:p w:rsidR="004341F6" w:rsidRDefault="004D1110" w:rsidP="00B239FD">
      <w:pPr>
        <w:spacing w:line="360" w:lineRule="auto"/>
        <w:ind w:left="420" w:firstLine="420"/>
      </w:pPr>
      <w:r>
        <w:t>统计查询界面包含左侧的查询设置区域</w:t>
      </w:r>
      <w:r w:rsidR="001B0127">
        <w:rPr>
          <w:rFonts w:hint="eastAsia"/>
        </w:rPr>
        <w:t>和</w:t>
      </w:r>
      <w:r>
        <w:t>右侧的图表显示区域。右侧</w:t>
      </w:r>
      <w:r w:rsidR="004341F6">
        <w:t>图表显示区域</w:t>
      </w:r>
      <w:r>
        <w:rPr>
          <w:rFonts w:hint="eastAsia"/>
        </w:rPr>
        <w:t>默认显示的是最近</w:t>
      </w:r>
      <w:r>
        <w:rPr>
          <w:rFonts w:hint="eastAsia"/>
        </w:rPr>
        <w:t>10</w:t>
      </w:r>
      <w:r>
        <w:rPr>
          <w:rFonts w:hint="eastAsia"/>
        </w:rPr>
        <w:t>次转辙机动作过程的电流曲线</w:t>
      </w:r>
      <w:r w:rsidR="002C7692">
        <w:rPr>
          <w:rFonts w:hint="eastAsia"/>
        </w:rPr>
        <w:t>的三维</w:t>
      </w:r>
      <w:r w:rsidR="001153FB">
        <w:rPr>
          <w:rFonts w:hint="eastAsia"/>
        </w:rPr>
        <w:t>统计</w:t>
      </w:r>
      <w:r w:rsidR="002C7692">
        <w:rPr>
          <w:rFonts w:hint="eastAsia"/>
        </w:rPr>
        <w:t>图形，</w:t>
      </w:r>
      <w:r w:rsidR="001B0127">
        <w:rPr>
          <w:rFonts w:hint="eastAsia"/>
        </w:rPr>
        <w:t>按右下角的诊断信息按钮可以切换显示最近</w:t>
      </w:r>
      <w:r w:rsidR="001B0127">
        <w:rPr>
          <w:rFonts w:hint="eastAsia"/>
        </w:rPr>
        <w:t>10</w:t>
      </w:r>
      <w:r w:rsidR="00F3617F">
        <w:rPr>
          <w:rFonts w:hint="eastAsia"/>
        </w:rPr>
        <w:t>次动作过程后故障诊断结果的三维直方图，如图</w:t>
      </w:r>
      <w:r w:rsidR="00F3617F">
        <w:rPr>
          <w:rFonts w:hint="eastAsia"/>
        </w:rPr>
        <w:t>2.5</w:t>
      </w:r>
      <w:r w:rsidR="00F3617F">
        <w:rPr>
          <w:rFonts w:hint="eastAsia"/>
        </w:rPr>
        <w:t>。</w:t>
      </w:r>
    </w:p>
    <w:p w:rsidR="00623658" w:rsidRDefault="00623658" w:rsidP="009C0207">
      <w:pPr>
        <w:spacing w:line="360" w:lineRule="auto"/>
        <w:jc w:val="center"/>
      </w:pPr>
      <w:r>
        <w:rPr>
          <w:noProof/>
        </w:rPr>
        <w:drawing>
          <wp:inline distT="0" distB="0" distL="0" distR="0" wp14:anchorId="6E6F0EB8" wp14:editId="3C982A23">
            <wp:extent cx="5231958" cy="3225094"/>
            <wp:effectExtent l="0" t="0" r="698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45493" cy="3233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658" w:rsidRDefault="009C4E06" w:rsidP="009C0207">
      <w:pPr>
        <w:spacing w:line="360" w:lineRule="auto"/>
        <w:jc w:val="center"/>
      </w:pPr>
      <w:r>
        <w:rPr>
          <w:rFonts w:hint="eastAsia"/>
        </w:rPr>
        <w:t>图</w:t>
      </w:r>
      <w:r w:rsidR="009C0207">
        <w:rPr>
          <w:rFonts w:hint="eastAsia"/>
        </w:rPr>
        <w:t>2.</w:t>
      </w:r>
      <w:r w:rsidR="00F3617F">
        <w:rPr>
          <w:rFonts w:hint="eastAsia"/>
        </w:rPr>
        <w:t>5</w:t>
      </w:r>
      <w:r>
        <w:t xml:space="preserve">  </w:t>
      </w:r>
      <w:r>
        <w:rPr>
          <w:rFonts w:hint="eastAsia"/>
        </w:rPr>
        <w:t>切换显示诊断信息三维直方图</w:t>
      </w:r>
    </w:p>
    <w:p w:rsidR="009C0207" w:rsidRDefault="009C0207" w:rsidP="00623658">
      <w:pPr>
        <w:spacing w:line="360" w:lineRule="auto"/>
        <w:jc w:val="center"/>
        <w:sectPr w:rsidR="009C0207" w:rsidSect="00B239FD">
          <w:pgSz w:w="11906" w:h="16838"/>
          <w:pgMar w:top="1440" w:right="1800" w:bottom="1440" w:left="1800" w:header="851" w:footer="992" w:gutter="0"/>
          <w:cols w:space="425"/>
          <w:titlePg/>
          <w:docGrid w:type="lines" w:linePitch="312"/>
        </w:sectPr>
      </w:pPr>
    </w:p>
    <w:p w:rsidR="001B0127" w:rsidRDefault="001B0127" w:rsidP="00FB2743">
      <w:pPr>
        <w:spacing w:line="360" w:lineRule="auto"/>
        <w:ind w:leftChars="200" w:left="420" w:firstLine="420"/>
      </w:pPr>
      <w:r>
        <w:rPr>
          <w:rFonts w:hint="eastAsia"/>
        </w:rPr>
        <w:lastRenderedPageBreak/>
        <w:t>此外，</w:t>
      </w:r>
      <w:r w:rsidR="001153FB">
        <w:rPr>
          <w:rFonts w:hint="eastAsia"/>
        </w:rPr>
        <w:t>可以通过</w:t>
      </w:r>
      <w:r w:rsidR="001153FB">
        <w:t>查询</w:t>
      </w:r>
      <w:r w:rsidR="009C0207">
        <w:rPr>
          <w:rFonts w:hint="eastAsia"/>
        </w:rPr>
        <w:t>范围</w:t>
      </w:r>
      <w:r w:rsidR="001153FB">
        <w:t>设置区域</w:t>
      </w:r>
      <w:r w:rsidR="001153FB">
        <w:rPr>
          <w:rFonts w:hint="eastAsia"/>
        </w:rPr>
        <w:t>内的单选项选择</w:t>
      </w:r>
      <w:r w:rsidR="009C0207">
        <w:rPr>
          <w:rFonts w:hint="eastAsia"/>
        </w:rPr>
        <w:t>查询</w:t>
      </w:r>
      <w:r w:rsidR="001153FB">
        <w:rPr>
          <w:rFonts w:hint="eastAsia"/>
        </w:rPr>
        <w:t>今天内、一周内</w:t>
      </w:r>
      <w:r w:rsidR="009C0207">
        <w:rPr>
          <w:rFonts w:hint="eastAsia"/>
        </w:rPr>
        <w:t>（图</w:t>
      </w:r>
      <w:r w:rsidR="009C0207">
        <w:rPr>
          <w:rFonts w:hint="eastAsia"/>
        </w:rPr>
        <w:t>2.</w:t>
      </w:r>
      <w:r w:rsidR="00F3617F">
        <w:rPr>
          <w:rFonts w:hint="eastAsia"/>
        </w:rPr>
        <w:t>6</w:t>
      </w:r>
      <w:r w:rsidR="009C0207">
        <w:rPr>
          <w:rFonts w:hint="eastAsia"/>
        </w:rPr>
        <w:t>）</w:t>
      </w:r>
      <w:r w:rsidR="001153FB">
        <w:rPr>
          <w:rFonts w:hint="eastAsia"/>
        </w:rPr>
        <w:t>、一个月内</w:t>
      </w:r>
      <w:r w:rsidR="009C0207">
        <w:rPr>
          <w:rFonts w:hint="eastAsia"/>
        </w:rPr>
        <w:t>（图</w:t>
      </w:r>
      <w:r w:rsidR="009C0207">
        <w:rPr>
          <w:rFonts w:hint="eastAsia"/>
        </w:rPr>
        <w:t>2.</w:t>
      </w:r>
      <w:r w:rsidR="00F3617F">
        <w:rPr>
          <w:rFonts w:hint="eastAsia"/>
        </w:rPr>
        <w:t>7</w:t>
      </w:r>
      <w:r w:rsidR="009C0207">
        <w:rPr>
          <w:rFonts w:hint="eastAsia"/>
        </w:rPr>
        <w:t>）</w:t>
      </w:r>
      <w:r w:rsidR="001153FB">
        <w:rPr>
          <w:rFonts w:hint="eastAsia"/>
        </w:rPr>
        <w:t>乃至任意自定义时间段内的转辙机动作</w:t>
      </w:r>
      <w:r w:rsidR="009C0207">
        <w:rPr>
          <w:rFonts w:hint="eastAsia"/>
        </w:rPr>
        <w:t>过程的记录数据，生成电流曲线和故障诊断信息直方图的三维统计图形。</w:t>
      </w:r>
      <w:r w:rsidR="00F3617F">
        <w:rPr>
          <w:rFonts w:hint="eastAsia"/>
        </w:rPr>
        <w:t>选择后，显示区域会自动刷新显示。</w:t>
      </w:r>
    </w:p>
    <w:p w:rsidR="009C0207" w:rsidRDefault="009C0207" w:rsidP="009C0207">
      <w:pPr>
        <w:spacing w:line="360" w:lineRule="auto"/>
        <w:ind w:leftChars="200" w:left="420" w:firstLine="420"/>
      </w:pPr>
      <w:r>
        <w:rPr>
          <w:rFonts w:hint="eastAsia"/>
        </w:rPr>
        <w:t>“导出”按钮导出按照当前历史数据查询范围设置查询到的数据的</w:t>
      </w:r>
      <w:r>
        <w:rPr>
          <w:rFonts w:hint="eastAsia"/>
        </w:rPr>
        <w:t>csv</w:t>
      </w:r>
      <w:r>
        <w:rPr>
          <w:rFonts w:hint="eastAsia"/>
        </w:rPr>
        <w:t>格式文件</w:t>
      </w:r>
      <w:r w:rsidR="00F3617F">
        <w:rPr>
          <w:rFonts w:hint="eastAsia"/>
        </w:rPr>
        <w:t>。</w:t>
      </w:r>
    </w:p>
    <w:p w:rsidR="00623658" w:rsidRDefault="00623658" w:rsidP="009C0207">
      <w:pPr>
        <w:spacing w:line="360" w:lineRule="auto"/>
        <w:jc w:val="center"/>
      </w:pPr>
      <w:r>
        <w:rPr>
          <w:noProof/>
        </w:rPr>
        <w:drawing>
          <wp:inline distT="0" distB="0" distL="0" distR="0" wp14:anchorId="69933CB9" wp14:editId="15734A65">
            <wp:extent cx="4961614" cy="3058447"/>
            <wp:effectExtent l="0" t="0" r="0" b="889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90945" cy="3138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658" w:rsidRDefault="00623658" w:rsidP="009C4E06">
      <w:pPr>
        <w:spacing w:line="240" w:lineRule="atLeast"/>
        <w:jc w:val="center"/>
      </w:pPr>
      <w:r>
        <w:rPr>
          <w:rFonts w:hint="eastAsia"/>
        </w:rPr>
        <w:t>(</w:t>
      </w:r>
      <w:r>
        <w:t>a</w:t>
      </w:r>
      <w:r>
        <w:rPr>
          <w:rFonts w:hint="eastAsia"/>
        </w:rPr>
        <w:t>)</w:t>
      </w:r>
    </w:p>
    <w:p w:rsidR="00623658" w:rsidRDefault="009C0207" w:rsidP="009C0207">
      <w:pPr>
        <w:spacing w:line="240" w:lineRule="atLeast"/>
        <w:jc w:val="center"/>
      </w:pPr>
      <w:r>
        <w:rPr>
          <w:noProof/>
        </w:rPr>
        <w:drawing>
          <wp:inline distT="0" distB="0" distL="0" distR="0" wp14:anchorId="07B680FB" wp14:editId="7F7EE470">
            <wp:extent cx="4961255" cy="3058227"/>
            <wp:effectExtent l="0" t="0" r="0" b="889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51186" cy="3113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658" w:rsidRDefault="00623658" w:rsidP="009C4E06">
      <w:pPr>
        <w:spacing w:line="240" w:lineRule="atLeast"/>
        <w:jc w:val="center"/>
      </w:pPr>
      <w:r>
        <w:rPr>
          <w:rFonts w:hint="eastAsia"/>
        </w:rPr>
        <w:t>(</w:t>
      </w:r>
      <w:r>
        <w:t>b</w:t>
      </w:r>
      <w:r>
        <w:rPr>
          <w:rFonts w:hint="eastAsia"/>
        </w:rPr>
        <w:t>)</w:t>
      </w:r>
    </w:p>
    <w:p w:rsidR="00194418" w:rsidRDefault="00623658" w:rsidP="00760268">
      <w:pPr>
        <w:spacing w:line="240" w:lineRule="atLeast"/>
        <w:jc w:val="center"/>
      </w:pPr>
      <w:r>
        <w:rPr>
          <w:rFonts w:hint="eastAsia"/>
        </w:rPr>
        <w:t>图</w:t>
      </w:r>
      <w:r>
        <w:rPr>
          <w:rFonts w:hint="eastAsia"/>
        </w:rPr>
        <w:t>2.</w:t>
      </w:r>
      <w:r w:rsidR="00F3617F">
        <w:rPr>
          <w:rFonts w:hint="eastAsia"/>
        </w:rPr>
        <w:t>6</w:t>
      </w:r>
      <w:r w:rsidR="009C4E06">
        <w:t xml:space="preserve">  </w:t>
      </w:r>
      <w:r w:rsidR="009C4E06">
        <w:rPr>
          <w:rFonts w:hint="eastAsia"/>
        </w:rPr>
        <w:t>按最近一周查询</w:t>
      </w:r>
    </w:p>
    <w:p w:rsidR="009C4E06" w:rsidRDefault="00623658" w:rsidP="009C4E06">
      <w:pPr>
        <w:spacing w:line="240" w:lineRule="atLeast"/>
        <w:jc w:val="center"/>
      </w:pPr>
      <w:r>
        <w:rPr>
          <w:noProof/>
        </w:rPr>
        <w:lastRenderedPageBreak/>
        <w:drawing>
          <wp:inline distT="0" distB="0" distL="0" distR="0" wp14:anchorId="1304AE24" wp14:editId="2856FE17">
            <wp:extent cx="5030658" cy="3101009"/>
            <wp:effectExtent l="0" t="0" r="0" b="44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92854" cy="320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4E06" w:rsidRDefault="009C4E06" w:rsidP="009C4E06">
      <w:pPr>
        <w:spacing w:line="240" w:lineRule="atLeast"/>
        <w:jc w:val="center"/>
      </w:pPr>
      <w:r>
        <w:rPr>
          <w:rFonts w:hint="eastAsia"/>
        </w:rPr>
        <w:t>(</w:t>
      </w:r>
      <w:r>
        <w:t>a</w:t>
      </w:r>
      <w:r>
        <w:rPr>
          <w:rFonts w:hint="eastAsia"/>
        </w:rPr>
        <w:t>)</w:t>
      </w:r>
    </w:p>
    <w:p w:rsidR="00623658" w:rsidRDefault="00623658" w:rsidP="009C4E06">
      <w:pPr>
        <w:spacing w:line="240" w:lineRule="atLeast"/>
        <w:jc w:val="center"/>
      </w:pPr>
      <w:r>
        <w:rPr>
          <w:noProof/>
        </w:rPr>
        <w:drawing>
          <wp:inline distT="0" distB="0" distL="0" distR="0" wp14:anchorId="1475AD14" wp14:editId="17A492FA">
            <wp:extent cx="5043560" cy="3108960"/>
            <wp:effectExtent l="0" t="0" r="508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87703" cy="3197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4E06" w:rsidRDefault="009C4E06" w:rsidP="009C4E06">
      <w:pPr>
        <w:spacing w:line="240" w:lineRule="atLeast"/>
        <w:jc w:val="center"/>
      </w:pPr>
      <w:r>
        <w:rPr>
          <w:rFonts w:hint="eastAsia"/>
        </w:rPr>
        <w:t>(b)</w:t>
      </w:r>
    </w:p>
    <w:p w:rsidR="009C4E06" w:rsidRPr="00623658" w:rsidRDefault="009C4E06" w:rsidP="009C4E06">
      <w:pPr>
        <w:spacing w:line="240" w:lineRule="atLeast"/>
        <w:jc w:val="center"/>
      </w:pPr>
      <w:r>
        <w:rPr>
          <w:rFonts w:hint="eastAsia"/>
        </w:rPr>
        <w:t>图</w:t>
      </w:r>
      <w:r>
        <w:rPr>
          <w:rFonts w:hint="eastAsia"/>
        </w:rPr>
        <w:t>2.</w:t>
      </w:r>
      <w:r w:rsidR="00F3617F">
        <w:rPr>
          <w:rFonts w:hint="eastAsia"/>
        </w:rPr>
        <w:t>7</w:t>
      </w:r>
      <w:r>
        <w:t xml:space="preserve">  </w:t>
      </w:r>
      <w:r>
        <w:rPr>
          <w:rFonts w:hint="eastAsia"/>
        </w:rPr>
        <w:t>按最近一个月查询</w:t>
      </w:r>
    </w:p>
    <w:p w:rsidR="002C7692" w:rsidRPr="003A40FB" w:rsidRDefault="002C7692" w:rsidP="00FB2743">
      <w:pPr>
        <w:spacing w:line="360" w:lineRule="auto"/>
        <w:jc w:val="center"/>
      </w:pPr>
    </w:p>
    <w:p w:rsidR="0072395A" w:rsidRPr="00674CE8" w:rsidRDefault="003A40FB" w:rsidP="00FB2743">
      <w:pPr>
        <w:pStyle w:val="a0"/>
        <w:spacing w:line="360" w:lineRule="auto"/>
        <w:ind w:left="357" w:firstLineChars="0" w:firstLine="0"/>
        <w:outlineLvl w:val="1"/>
        <w:rPr>
          <w:b/>
          <w:sz w:val="28"/>
          <w:szCs w:val="28"/>
        </w:rPr>
      </w:pPr>
      <w:bookmarkStart w:id="23" w:name="_Toc494265650"/>
      <w:r>
        <w:rPr>
          <w:rFonts w:hint="eastAsia"/>
          <w:b/>
          <w:sz w:val="28"/>
          <w:szCs w:val="28"/>
        </w:rPr>
        <w:t xml:space="preserve">2.3 </w:t>
      </w:r>
      <w:r w:rsidR="001E5DE0">
        <w:rPr>
          <w:rFonts w:hint="eastAsia"/>
          <w:b/>
          <w:sz w:val="28"/>
          <w:szCs w:val="28"/>
        </w:rPr>
        <w:t>数据</w:t>
      </w:r>
      <w:r w:rsidR="00942316">
        <w:rPr>
          <w:rFonts w:hint="eastAsia"/>
          <w:b/>
          <w:sz w:val="28"/>
          <w:szCs w:val="28"/>
        </w:rPr>
        <w:t>自动</w:t>
      </w:r>
      <w:r w:rsidR="001E5DE0">
        <w:rPr>
          <w:rFonts w:hint="eastAsia"/>
          <w:b/>
          <w:sz w:val="28"/>
          <w:szCs w:val="28"/>
        </w:rPr>
        <w:t>刷新</w:t>
      </w:r>
      <w:r w:rsidR="00F3617F">
        <w:rPr>
          <w:rFonts w:hint="eastAsia"/>
          <w:b/>
          <w:sz w:val="28"/>
          <w:szCs w:val="28"/>
        </w:rPr>
        <w:t>功能</w:t>
      </w:r>
      <w:bookmarkEnd w:id="23"/>
    </w:p>
    <w:p w:rsidR="003A40FB" w:rsidRPr="003A40FB" w:rsidRDefault="0072395A" w:rsidP="00FB2743">
      <w:pPr>
        <w:pStyle w:val="a0"/>
        <w:spacing w:line="360" w:lineRule="auto"/>
        <w:ind w:left="360" w:firstLineChars="0" w:firstLine="0"/>
      </w:pPr>
      <w:r>
        <w:rPr>
          <w:rFonts w:hint="eastAsia"/>
        </w:rPr>
        <w:tab/>
      </w:r>
      <w:r>
        <w:rPr>
          <w:rFonts w:hint="eastAsia"/>
        </w:rPr>
        <w:tab/>
      </w:r>
      <w:r w:rsidR="003A40FB">
        <w:t>系统开始运行后，将定时查询数据库并自动刷新最近一次转辙机动作的数据并显示，数据记录时间显示在</w:t>
      </w:r>
      <w:r w:rsidR="003A40FB">
        <w:rPr>
          <w:rFonts w:hint="eastAsia"/>
        </w:rPr>
        <w:t>“动作过程曲线”图表右下角</w:t>
      </w:r>
      <w:r w:rsidR="003A40FB" w:rsidRPr="00F3617F">
        <w:rPr>
          <w:rFonts w:hint="eastAsia"/>
        </w:rPr>
        <w:t>，见图</w:t>
      </w:r>
      <w:r w:rsidR="00F3617F" w:rsidRPr="00F3617F">
        <w:rPr>
          <w:rFonts w:hint="eastAsia"/>
        </w:rPr>
        <w:t>2.3</w:t>
      </w:r>
      <w:r w:rsidR="00F3617F" w:rsidRPr="00F3617F">
        <w:rPr>
          <w:rFonts w:hint="eastAsia"/>
        </w:rPr>
        <w:t>。</w:t>
      </w:r>
    </w:p>
    <w:p w:rsidR="00162B20" w:rsidRDefault="00C90D0C" w:rsidP="00C90D0C">
      <w:pPr>
        <w:pStyle w:val="a0"/>
        <w:spacing w:line="360" w:lineRule="auto"/>
        <w:ind w:left="360" w:firstLineChars="0" w:firstLine="0"/>
        <w:jc w:val="left"/>
      </w:pPr>
      <w:r>
        <w:tab/>
      </w:r>
      <w:r>
        <w:tab/>
      </w:r>
    </w:p>
    <w:p w:rsidR="00E82002" w:rsidRDefault="00E82002" w:rsidP="00C90D0C">
      <w:pPr>
        <w:pStyle w:val="a0"/>
        <w:spacing w:line="360" w:lineRule="auto"/>
        <w:ind w:left="360" w:firstLineChars="0" w:firstLine="0"/>
        <w:jc w:val="left"/>
      </w:pPr>
    </w:p>
    <w:p w:rsidR="00B377FC" w:rsidRPr="00674CE8" w:rsidRDefault="00B377FC" w:rsidP="00FB2743">
      <w:pPr>
        <w:pStyle w:val="a0"/>
        <w:spacing w:line="360" w:lineRule="auto"/>
        <w:ind w:left="357" w:firstLineChars="0" w:firstLine="0"/>
        <w:outlineLvl w:val="1"/>
        <w:rPr>
          <w:b/>
          <w:sz w:val="28"/>
          <w:szCs w:val="28"/>
        </w:rPr>
      </w:pPr>
      <w:bookmarkStart w:id="24" w:name="_Toc494265651"/>
      <w:r w:rsidRPr="00674CE8">
        <w:rPr>
          <w:rFonts w:hint="eastAsia"/>
          <w:b/>
          <w:sz w:val="28"/>
          <w:szCs w:val="28"/>
        </w:rPr>
        <w:lastRenderedPageBreak/>
        <w:t>2.</w:t>
      </w:r>
      <w:r w:rsidR="001153FB">
        <w:rPr>
          <w:rFonts w:hint="eastAsia"/>
          <w:b/>
          <w:sz w:val="28"/>
          <w:szCs w:val="28"/>
        </w:rPr>
        <w:t>4</w:t>
      </w:r>
      <w:r w:rsidR="001153FB">
        <w:rPr>
          <w:b/>
          <w:sz w:val="28"/>
          <w:szCs w:val="28"/>
        </w:rPr>
        <w:t xml:space="preserve"> </w:t>
      </w:r>
      <w:r w:rsidR="00D34D01">
        <w:rPr>
          <w:rFonts w:hint="eastAsia"/>
          <w:b/>
          <w:sz w:val="28"/>
          <w:szCs w:val="28"/>
        </w:rPr>
        <w:t>数据缩放</w:t>
      </w:r>
      <w:bookmarkEnd w:id="24"/>
    </w:p>
    <w:p w:rsidR="00B377FC" w:rsidRDefault="00B377FC" w:rsidP="00FB2743">
      <w:pPr>
        <w:pStyle w:val="a0"/>
        <w:spacing w:line="360" w:lineRule="auto"/>
        <w:ind w:left="360" w:firstLineChars="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用户</w:t>
      </w:r>
      <w:r w:rsidR="00D34D01">
        <w:rPr>
          <w:rFonts w:hint="eastAsia"/>
        </w:rPr>
        <w:t>在图形显示区域按住鼠标左键，从左上方开始往右下方拉出矩形框，框住要放大的图形部分即可放大该区域数据图形。若从右上方往左下方拉出矩形框则可以恢复为默认图形，</w:t>
      </w:r>
      <w:r w:rsidR="00D9698D">
        <w:rPr>
          <w:rFonts w:hint="eastAsia"/>
        </w:rPr>
        <w:t>如</w:t>
      </w:r>
      <w:r>
        <w:rPr>
          <w:rFonts w:hint="eastAsia"/>
        </w:rPr>
        <w:t>图</w:t>
      </w:r>
      <w:r w:rsidR="00E82002">
        <w:rPr>
          <w:rFonts w:hint="eastAsia"/>
        </w:rPr>
        <w:t>2.8</w:t>
      </w:r>
      <w:r w:rsidR="00D9698D">
        <w:rPr>
          <w:rFonts w:hint="eastAsia"/>
        </w:rPr>
        <w:t>所示</w:t>
      </w:r>
      <w:r>
        <w:rPr>
          <w:rFonts w:hint="eastAsia"/>
        </w:rPr>
        <w:t>。</w:t>
      </w:r>
    </w:p>
    <w:p w:rsidR="00E82002" w:rsidRDefault="00E82002" w:rsidP="00FB2743">
      <w:pPr>
        <w:pStyle w:val="a0"/>
        <w:spacing w:line="360" w:lineRule="auto"/>
        <w:ind w:left="360" w:firstLineChars="0" w:firstLine="0"/>
      </w:pPr>
      <w:r>
        <w:tab/>
      </w:r>
      <w:r>
        <w:tab/>
      </w:r>
      <w:r>
        <w:rPr>
          <w:rFonts w:hint="eastAsia"/>
        </w:rPr>
        <w:t>注意：统计查询界面的电流数据三维图形不支持缩放功能。</w:t>
      </w:r>
    </w:p>
    <w:p w:rsidR="00B377FC" w:rsidRDefault="00D34D01" w:rsidP="00FB2743">
      <w:pPr>
        <w:pStyle w:val="a0"/>
        <w:spacing w:line="360" w:lineRule="auto"/>
        <w:ind w:left="360" w:firstLineChars="0" w:firstLine="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5952" behindDoc="0" locked="0" layoutInCell="1" allowOverlap="1">
                <wp:simplePos x="0" y="0"/>
                <wp:positionH relativeFrom="column">
                  <wp:posOffset>698500</wp:posOffset>
                </wp:positionH>
                <wp:positionV relativeFrom="paragraph">
                  <wp:posOffset>530860</wp:posOffset>
                </wp:positionV>
                <wp:extent cx="1143000" cy="835068"/>
                <wp:effectExtent l="0" t="0" r="19050" b="22225"/>
                <wp:wrapNone/>
                <wp:docPr id="11" name="椭圆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0" cy="835068"/>
                        </a:xfrm>
                        <a:prstGeom prst="ellipse">
                          <a:avLst/>
                        </a:prstGeom>
                        <a:noFill/>
                        <a:ln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oval w14:anchorId="706B9D58" id="椭圆 11" o:spid="_x0000_s1026" style="position:absolute;left:0;text-align:left;margin-left:55pt;margin-top:41.8pt;width:90pt;height:65.75pt;z-index:251645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" filled="f" strokecolor="#c0504d [3205]" strokeweight="2pt"/>
            </w:pict>
          </mc:Fallback>
        </mc:AlternateContent>
      </w:r>
      <w:r>
        <w:rPr>
          <w:noProof/>
        </w:rPr>
        <w:drawing>
          <wp:inline distT="0" distB="0" distL="0" distR="0" wp14:anchorId="5571D6A9" wp14:editId="0B44F461">
            <wp:extent cx="5274310" cy="2966720"/>
            <wp:effectExtent l="0" t="0" r="254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210" w:rsidRDefault="00271210" w:rsidP="00FB2743">
      <w:pPr>
        <w:pStyle w:val="a0"/>
        <w:spacing w:line="360" w:lineRule="auto"/>
        <w:ind w:left="360" w:firstLineChars="0" w:firstLine="0"/>
        <w:jc w:val="center"/>
      </w:pPr>
      <w:r>
        <w:rPr>
          <w:rFonts w:hint="eastAsia"/>
        </w:rPr>
        <w:t>图</w:t>
      </w:r>
      <w:r w:rsidR="00E82002">
        <w:rPr>
          <w:rFonts w:hint="eastAsia"/>
        </w:rPr>
        <w:t>2.8</w:t>
      </w:r>
      <w:r w:rsidR="00E82002">
        <w:t xml:space="preserve">  </w:t>
      </w:r>
      <w:r w:rsidR="00E82002">
        <w:rPr>
          <w:rFonts w:hint="eastAsia"/>
        </w:rPr>
        <w:t>图形数据缩放</w:t>
      </w:r>
    </w:p>
    <w:p w:rsidR="005F6F4D" w:rsidRDefault="005F6F4D" w:rsidP="00FB2743">
      <w:pPr>
        <w:pStyle w:val="a0"/>
        <w:spacing w:line="360" w:lineRule="auto"/>
        <w:ind w:left="360" w:firstLineChars="0" w:firstLine="0"/>
      </w:pPr>
    </w:p>
    <w:p w:rsidR="00A450D0" w:rsidRDefault="00A450D0" w:rsidP="00FB2743">
      <w:pPr>
        <w:spacing w:line="360" w:lineRule="auto"/>
      </w:pPr>
    </w:p>
    <w:p w:rsidR="00A450D0" w:rsidRPr="00674CE8" w:rsidRDefault="00A450D0" w:rsidP="00FB2743">
      <w:pPr>
        <w:pStyle w:val="a0"/>
        <w:spacing w:line="360" w:lineRule="auto"/>
        <w:ind w:left="357" w:firstLineChars="0" w:firstLine="0"/>
        <w:outlineLvl w:val="1"/>
        <w:rPr>
          <w:b/>
          <w:sz w:val="28"/>
          <w:szCs w:val="28"/>
        </w:rPr>
      </w:pPr>
      <w:bookmarkStart w:id="25" w:name="_Toc494265652"/>
      <w:r w:rsidRPr="00674CE8">
        <w:rPr>
          <w:rFonts w:hint="eastAsia"/>
          <w:b/>
          <w:sz w:val="28"/>
          <w:szCs w:val="28"/>
        </w:rPr>
        <w:t>2.</w:t>
      </w:r>
      <w:r w:rsidR="00F3617F">
        <w:rPr>
          <w:b/>
          <w:sz w:val="28"/>
          <w:szCs w:val="28"/>
        </w:rPr>
        <w:t>5</w:t>
      </w:r>
      <w:r w:rsidRPr="00674CE8">
        <w:rPr>
          <w:rFonts w:hint="eastAsia"/>
          <w:b/>
          <w:sz w:val="28"/>
          <w:szCs w:val="28"/>
        </w:rPr>
        <w:t>退出系统</w:t>
      </w:r>
      <w:bookmarkEnd w:id="25"/>
    </w:p>
    <w:p w:rsidR="00194418" w:rsidRDefault="00A450D0" w:rsidP="00194418">
      <w:pPr>
        <w:spacing w:line="360" w:lineRule="auto"/>
        <w:ind w:firstLine="357"/>
      </w:pPr>
      <w:r>
        <w:rPr>
          <w:rFonts w:hint="eastAsia"/>
        </w:rPr>
        <w:t>点击</w:t>
      </w:r>
      <w:r w:rsidR="003A40FB">
        <w:rPr>
          <w:rFonts w:hint="eastAsia"/>
        </w:rPr>
        <w:t>主界面窗口右上角的关闭窗口图标或者按</w:t>
      </w:r>
      <w:r w:rsidR="003A40FB">
        <w:rPr>
          <w:rFonts w:hint="eastAsia"/>
        </w:rPr>
        <w:t>ESC</w:t>
      </w:r>
      <w:r w:rsidR="003A40FB">
        <w:rPr>
          <w:rFonts w:hint="eastAsia"/>
        </w:rPr>
        <w:t>建</w:t>
      </w:r>
      <w:r w:rsidR="00F3617F">
        <w:rPr>
          <w:rFonts w:hint="eastAsia"/>
        </w:rPr>
        <w:t>，即可停止实时刷新</w:t>
      </w:r>
      <w:r>
        <w:rPr>
          <w:rFonts w:hint="eastAsia"/>
        </w:rPr>
        <w:t>并退出系统</w:t>
      </w:r>
      <w:r w:rsidR="003A40FB">
        <w:rPr>
          <w:rFonts w:hint="eastAsia"/>
        </w:rPr>
        <w:t>。</w:t>
      </w:r>
    </w:p>
    <w:p w:rsidR="00194418" w:rsidRDefault="00194418" w:rsidP="00194418">
      <w:pPr>
        <w:spacing w:line="360" w:lineRule="auto"/>
        <w:ind w:firstLine="357"/>
      </w:pPr>
    </w:p>
    <w:p w:rsidR="00194418" w:rsidRPr="00B239FD" w:rsidRDefault="00194418" w:rsidP="00194418">
      <w:pPr>
        <w:spacing w:line="360" w:lineRule="auto"/>
        <w:ind w:firstLine="357"/>
      </w:pPr>
    </w:p>
    <w:sectPr w:rsidR="00194418" w:rsidRPr="00B239FD" w:rsidSect="00B239FD">
      <w:pgSz w:w="11906" w:h="16838"/>
      <w:pgMar w:top="1440" w:right="1800" w:bottom="1440" w:left="1800" w:header="851" w:footer="992" w:gutter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75247" w:rsidRDefault="00475247" w:rsidP="00AB5F06">
      <w:r>
        <w:separator/>
      </w:r>
    </w:p>
  </w:endnote>
  <w:endnote w:type="continuationSeparator" w:id="0">
    <w:p w:rsidR="00475247" w:rsidRDefault="00475247" w:rsidP="00AB5F0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912963248"/>
      <w:docPartObj>
        <w:docPartGallery w:val="Page Numbers (Bottom of Page)"/>
        <w:docPartUnique/>
      </w:docPartObj>
    </w:sdtPr>
    <w:sdtEndPr/>
    <w:sdtContent>
      <w:p w:rsidR="00B239FD" w:rsidRDefault="00B239FD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44FA3" w:rsidRPr="00F44FA3">
          <w:rPr>
            <w:noProof/>
            <w:lang w:val="zh-CN"/>
          </w:rPr>
          <w:t>3</w:t>
        </w:r>
        <w:r>
          <w:fldChar w:fldCharType="end"/>
        </w:r>
      </w:p>
    </w:sdtContent>
  </w:sdt>
  <w:p w:rsidR="00B239FD" w:rsidRDefault="00B239FD">
    <w:pPr>
      <w:pStyle w:val="a7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90D0C" w:rsidRDefault="00B239FD" w:rsidP="00B239FD">
    <w:pPr>
      <w:pStyle w:val="a7"/>
    </w:pPr>
    <w:r>
      <w:tab/>
    </w:r>
    <w:r>
      <w:fldChar w:fldCharType="begin"/>
    </w:r>
    <w:r>
      <w:instrText>PAGE   \* MERGEFORMAT</w:instrText>
    </w:r>
    <w:r>
      <w:fldChar w:fldCharType="separate"/>
    </w:r>
    <w:r w:rsidR="00F44FA3" w:rsidRPr="00F44FA3">
      <w:rPr>
        <w:noProof/>
        <w:lang w:val="zh-CN"/>
      </w:rPr>
      <w:t>2</w:t>
    </w:r>
    <w: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75247" w:rsidRDefault="00475247" w:rsidP="00AB5F06">
      <w:r>
        <w:separator/>
      </w:r>
    </w:p>
  </w:footnote>
  <w:footnote w:type="continuationSeparator" w:id="0">
    <w:p w:rsidR="00475247" w:rsidRDefault="00475247" w:rsidP="00AB5F0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324420"/>
    <w:multiLevelType w:val="multilevel"/>
    <w:tmpl w:val="A33CA51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945" w:hanging="525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57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9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7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1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8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800" w:hanging="144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proofState w:spelling="clean" w:grammar="clean"/>
  <w:trackRevisions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37119"/>
    <w:rsid w:val="0009573E"/>
    <w:rsid w:val="000C48B6"/>
    <w:rsid w:val="000F2784"/>
    <w:rsid w:val="000F2FE2"/>
    <w:rsid w:val="001153FB"/>
    <w:rsid w:val="00162B20"/>
    <w:rsid w:val="00172147"/>
    <w:rsid w:val="00194418"/>
    <w:rsid w:val="001B0127"/>
    <w:rsid w:val="001E5DE0"/>
    <w:rsid w:val="00231408"/>
    <w:rsid w:val="002354CC"/>
    <w:rsid w:val="00236B9D"/>
    <w:rsid w:val="00271210"/>
    <w:rsid w:val="002C7692"/>
    <w:rsid w:val="002F51F8"/>
    <w:rsid w:val="0030186A"/>
    <w:rsid w:val="0032286C"/>
    <w:rsid w:val="0036291D"/>
    <w:rsid w:val="003A40FB"/>
    <w:rsid w:val="003B3808"/>
    <w:rsid w:val="003F1505"/>
    <w:rsid w:val="004341F6"/>
    <w:rsid w:val="00442935"/>
    <w:rsid w:val="00455514"/>
    <w:rsid w:val="00475247"/>
    <w:rsid w:val="004D1110"/>
    <w:rsid w:val="004D2E88"/>
    <w:rsid w:val="005001CB"/>
    <w:rsid w:val="00565884"/>
    <w:rsid w:val="005F6F4D"/>
    <w:rsid w:val="00623658"/>
    <w:rsid w:val="00631BE5"/>
    <w:rsid w:val="006630E1"/>
    <w:rsid w:val="006637DC"/>
    <w:rsid w:val="006724CF"/>
    <w:rsid w:val="00674CE8"/>
    <w:rsid w:val="00693FC3"/>
    <w:rsid w:val="006A6383"/>
    <w:rsid w:val="006D3E17"/>
    <w:rsid w:val="0072395A"/>
    <w:rsid w:val="00737119"/>
    <w:rsid w:val="00760268"/>
    <w:rsid w:val="00775B58"/>
    <w:rsid w:val="00792262"/>
    <w:rsid w:val="007B09DA"/>
    <w:rsid w:val="007B428C"/>
    <w:rsid w:val="008208D4"/>
    <w:rsid w:val="00845BE0"/>
    <w:rsid w:val="00847200"/>
    <w:rsid w:val="008552A4"/>
    <w:rsid w:val="00866B59"/>
    <w:rsid w:val="008A362C"/>
    <w:rsid w:val="008D36E6"/>
    <w:rsid w:val="008F5C62"/>
    <w:rsid w:val="00905CB0"/>
    <w:rsid w:val="00934A94"/>
    <w:rsid w:val="00942316"/>
    <w:rsid w:val="00961F1B"/>
    <w:rsid w:val="00987499"/>
    <w:rsid w:val="009B7B31"/>
    <w:rsid w:val="009C0207"/>
    <w:rsid w:val="009C079F"/>
    <w:rsid w:val="009C4E06"/>
    <w:rsid w:val="009E2527"/>
    <w:rsid w:val="009E69CD"/>
    <w:rsid w:val="00A450D0"/>
    <w:rsid w:val="00AB4716"/>
    <w:rsid w:val="00AB5F06"/>
    <w:rsid w:val="00AE2C3A"/>
    <w:rsid w:val="00B239FD"/>
    <w:rsid w:val="00B377FC"/>
    <w:rsid w:val="00BE31FB"/>
    <w:rsid w:val="00BF1718"/>
    <w:rsid w:val="00BF783A"/>
    <w:rsid w:val="00C1117A"/>
    <w:rsid w:val="00C20B3B"/>
    <w:rsid w:val="00C90D0C"/>
    <w:rsid w:val="00CD1F50"/>
    <w:rsid w:val="00CE435D"/>
    <w:rsid w:val="00CF44AC"/>
    <w:rsid w:val="00D10B9A"/>
    <w:rsid w:val="00D34D01"/>
    <w:rsid w:val="00D362BD"/>
    <w:rsid w:val="00D41B1A"/>
    <w:rsid w:val="00D9698D"/>
    <w:rsid w:val="00DA3F8A"/>
    <w:rsid w:val="00DF2285"/>
    <w:rsid w:val="00E34AC9"/>
    <w:rsid w:val="00E57AB8"/>
    <w:rsid w:val="00E82002"/>
    <w:rsid w:val="00EA1865"/>
    <w:rsid w:val="00EB1148"/>
    <w:rsid w:val="00ED2601"/>
    <w:rsid w:val="00EE7D75"/>
    <w:rsid w:val="00F3617F"/>
    <w:rsid w:val="00F44FA3"/>
    <w:rsid w:val="00FA26B0"/>
    <w:rsid w:val="00FB2743"/>
    <w:rsid w:val="00FC42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C4E06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B239F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0"/>
    <w:next w:val="a"/>
    <w:link w:val="2Char"/>
    <w:uiPriority w:val="9"/>
    <w:unhideWhenUsed/>
    <w:qFormat/>
    <w:rsid w:val="00942316"/>
    <w:pPr>
      <w:ind w:left="357" w:firstLineChars="0" w:firstLine="0"/>
      <w:outlineLvl w:val="1"/>
    </w:pPr>
    <w:rPr>
      <w:b/>
      <w:sz w:val="28"/>
      <w:szCs w:val="28"/>
    </w:rPr>
  </w:style>
  <w:style w:type="paragraph" w:styleId="3">
    <w:name w:val="heading 3"/>
    <w:basedOn w:val="a0"/>
    <w:next w:val="a"/>
    <w:link w:val="3Char"/>
    <w:uiPriority w:val="9"/>
    <w:unhideWhenUsed/>
    <w:qFormat/>
    <w:rsid w:val="002F51F8"/>
    <w:pPr>
      <w:ind w:left="420" w:firstLineChars="0" w:firstLine="0"/>
      <w:outlineLvl w:val="2"/>
    </w:pPr>
    <w:rPr>
      <w:b/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List Paragraph"/>
    <w:basedOn w:val="a"/>
    <w:uiPriority w:val="34"/>
    <w:qFormat/>
    <w:rsid w:val="0009573E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72395A"/>
    <w:rPr>
      <w:sz w:val="18"/>
      <w:szCs w:val="18"/>
    </w:rPr>
  </w:style>
  <w:style w:type="character" w:customStyle="1" w:styleId="Char">
    <w:name w:val="批注框文本 Char"/>
    <w:basedOn w:val="a1"/>
    <w:link w:val="a4"/>
    <w:uiPriority w:val="99"/>
    <w:semiHidden/>
    <w:rsid w:val="0072395A"/>
    <w:rPr>
      <w:sz w:val="18"/>
      <w:szCs w:val="18"/>
    </w:rPr>
  </w:style>
  <w:style w:type="paragraph" w:styleId="10">
    <w:name w:val="toc 1"/>
    <w:basedOn w:val="a"/>
    <w:next w:val="a"/>
    <w:autoRedefine/>
    <w:uiPriority w:val="39"/>
    <w:unhideWhenUsed/>
    <w:rsid w:val="00847200"/>
    <w:pPr>
      <w:tabs>
        <w:tab w:val="left" w:pos="420"/>
        <w:tab w:val="right" w:leader="dot" w:pos="8296"/>
      </w:tabs>
      <w:jc w:val="center"/>
    </w:pPr>
    <w:rPr>
      <w:sz w:val="24"/>
    </w:rPr>
  </w:style>
  <w:style w:type="paragraph" w:styleId="20">
    <w:name w:val="toc 2"/>
    <w:basedOn w:val="a"/>
    <w:next w:val="a"/>
    <w:autoRedefine/>
    <w:uiPriority w:val="39"/>
    <w:unhideWhenUsed/>
    <w:rsid w:val="00847200"/>
    <w:pPr>
      <w:ind w:leftChars="200" w:left="420"/>
    </w:pPr>
  </w:style>
  <w:style w:type="character" w:styleId="a5">
    <w:name w:val="Hyperlink"/>
    <w:basedOn w:val="a1"/>
    <w:uiPriority w:val="99"/>
    <w:unhideWhenUsed/>
    <w:rsid w:val="00847200"/>
    <w:rPr>
      <w:color w:val="0000FF" w:themeColor="hyperlink"/>
      <w:u w:val="single"/>
    </w:rPr>
  </w:style>
  <w:style w:type="paragraph" w:styleId="a6">
    <w:name w:val="header"/>
    <w:basedOn w:val="a"/>
    <w:link w:val="Char0"/>
    <w:uiPriority w:val="99"/>
    <w:unhideWhenUsed/>
    <w:rsid w:val="00AB5F0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1"/>
    <w:link w:val="a6"/>
    <w:uiPriority w:val="99"/>
    <w:rsid w:val="00AB5F06"/>
    <w:rPr>
      <w:sz w:val="18"/>
      <w:szCs w:val="18"/>
    </w:rPr>
  </w:style>
  <w:style w:type="paragraph" w:styleId="a7">
    <w:name w:val="footer"/>
    <w:basedOn w:val="a"/>
    <w:link w:val="Char1"/>
    <w:uiPriority w:val="99"/>
    <w:unhideWhenUsed/>
    <w:rsid w:val="00AB5F0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1"/>
    <w:link w:val="a7"/>
    <w:uiPriority w:val="99"/>
    <w:rsid w:val="00AB5F06"/>
    <w:rPr>
      <w:sz w:val="18"/>
      <w:szCs w:val="18"/>
    </w:rPr>
  </w:style>
  <w:style w:type="paragraph" w:styleId="a8">
    <w:name w:val="No Spacing"/>
    <w:link w:val="Char2"/>
    <w:uiPriority w:val="1"/>
    <w:qFormat/>
    <w:rsid w:val="00EB1148"/>
    <w:rPr>
      <w:kern w:val="0"/>
      <w:sz w:val="22"/>
    </w:rPr>
  </w:style>
  <w:style w:type="character" w:customStyle="1" w:styleId="Char2">
    <w:name w:val="无间隔 Char"/>
    <w:basedOn w:val="a1"/>
    <w:link w:val="a8"/>
    <w:uiPriority w:val="1"/>
    <w:rsid w:val="00EB1148"/>
    <w:rPr>
      <w:kern w:val="0"/>
      <w:sz w:val="22"/>
    </w:rPr>
  </w:style>
  <w:style w:type="character" w:customStyle="1" w:styleId="2Char">
    <w:name w:val="标题 2 Char"/>
    <w:basedOn w:val="a1"/>
    <w:link w:val="2"/>
    <w:uiPriority w:val="9"/>
    <w:rsid w:val="00942316"/>
    <w:rPr>
      <w:b/>
      <w:sz w:val="28"/>
      <w:szCs w:val="28"/>
    </w:rPr>
  </w:style>
  <w:style w:type="character" w:customStyle="1" w:styleId="3Char">
    <w:name w:val="标题 3 Char"/>
    <w:basedOn w:val="a1"/>
    <w:link w:val="3"/>
    <w:uiPriority w:val="9"/>
    <w:rsid w:val="002F51F8"/>
    <w:rPr>
      <w:b/>
      <w:sz w:val="24"/>
      <w:szCs w:val="24"/>
    </w:rPr>
  </w:style>
  <w:style w:type="paragraph" w:styleId="30">
    <w:name w:val="toc 3"/>
    <w:basedOn w:val="a"/>
    <w:next w:val="a"/>
    <w:autoRedefine/>
    <w:uiPriority w:val="39"/>
    <w:unhideWhenUsed/>
    <w:rsid w:val="00C90D0C"/>
    <w:pPr>
      <w:ind w:leftChars="400" w:left="840"/>
    </w:pPr>
  </w:style>
  <w:style w:type="character" w:customStyle="1" w:styleId="1Char">
    <w:name w:val="标题 1 Char"/>
    <w:basedOn w:val="a1"/>
    <w:link w:val="1"/>
    <w:uiPriority w:val="9"/>
    <w:rsid w:val="00B239FD"/>
    <w:rPr>
      <w:b/>
      <w:bCs/>
      <w:kern w:val="44"/>
      <w:sz w:val="44"/>
      <w:szCs w:val="4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C4E06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B239F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0"/>
    <w:next w:val="a"/>
    <w:link w:val="2Char"/>
    <w:uiPriority w:val="9"/>
    <w:unhideWhenUsed/>
    <w:qFormat/>
    <w:rsid w:val="00942316"/>
    <w:pPr>
      <w:ind w:left="357" w:firstLineChars="0" w:firstLine="0"/>
      <w:outlineLvl w:val="1"/>
    </w:pPr>
    <w:rPr>
      <w:b/>
      <w:sz w:val="28"/>
      <w:szCs w:val="28"/>
    </w:rPr>
  </w:style>
  <w:style w:type="paragraph" w:styleId="3">
    <w:name w:val="heading 3"/>
    <w:basedOn w:val="a0"/>
    <w:next w:val="a"/>
    <w:link w:val="3Char"/>
    <w:uiPriority w:val="9"/>
    <w:unhideWhenUsed/>
    <w:qFormat/>
    <w:rsid w:val="002F51F8"/>
    <w:pPr>
      <w:ind w:left="420" w:firstLineChars="0" w:firstLine="0"/>
      <w:outlineLvl w:val="2"/>
    </w:pPr>
    <w:rPr>
      <w:b/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List Paragraph"/>
    <w:basedOn w:val="a"/>
    <w:uiPriority w:val="34"/>
    <w:qFormat/>
    <w:rsid w:val="0009573E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72395A"/>
    <w:rPr>
      <w:sz w:val="18"/>
      <w:szCs w:val="18"/>
    </w:rPr>
  </w:style>
  <w:style w:type="character" w:customStyle="1" w:styleId="Char">
    <w:name w:val="批注框文本 Char"/>
    <w:basedOn w:val="a1"/>
    <w:link w:val="a4"/>
    <w:uiPriority w:val="99"/>
    <w:semiHidden/>
    <w:rsid w:val="0072395A"/>
    <w:rPr>
      <w:sz w:val="18"/>
      <w:szCs w:val="18"/>
    </w:rPr>
  </w:style>
  <w:style w:type="paragraph" w:styleId="10">
    <w:name w:val="toc 1"/>
    <w:basedOn w:val="a"/>
    <w:next w:val="a"/>
    <w:autoRedefine/>
    <w:uiPriority w:val="39"/>
    <w:unhideWhenUsed/>
    <w:rsid w:val="00847200"/>
    <w:pPr>
      <w:tabs>
        <w:tab w:val="left" w:pos="420"/>
        <w:tab w:val="right" w:leader="dot" w:pos="8296"/>
      </w:tabs>
      <w:jc w:val="center"/>
    </w:pPr>
    <w:rPr>
      <w:sz w:val="24"/>
    </w:rPr>
  </w:style>
  <w:style w:type="paragraph" w:styleId="20">
    <w:name w:val="toc 2"/>
    <w:basedOn w:val="a"/>
    <w:next w:val="a"/>
    <w:autoRedefine/>
    <w:uiPriority w:val="39"/>
    <w:unhideWhenUsed/>
    <w:rsid w:val="00847200"/>
    <w:pPr>
      <w:ind w:leftChars="200" w:left="420"/>
    </w:pPr>
  </w:style>
  <w:style w:type="character" w:styleId="a5">
    <w:name w:val="Hyperlink"/>
    <w:basedOn w:val="a1"/>
    <w:uiPriority w:val="99"/>
    <w:unhideWhenUsed/>
    <w:rsid w:val="00847200"/>
    <w:rPr>
      <w:color w:val="0000FF" w:themeColor="hyperlink"/>
      <w:u w:val="single"/>
    </w:rPr>
  </w:style>
  <w:style w:type="paragraph" w:styleId="a6">
    <w:name w:val="header"/>
    <w:basedOn w:val="a"/>
    <w:link w:val="Char0"/>
    <w:uiPriority w:val="99"/>
    <w:unhideWhenUsed/>
    <w:rsid w:val="00AB5F0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1"/>
    <w:link w:val="a6"/>
    <w:uiPriority w:val="99"/>
    <w:rsid w:val="00AB5F06"/>
    <w:rPr>
      <w:sz w:val="18"/>
      <w:szCs w:val="18"/>
    </w:rPr>
  </w:style>
  <w:style w:type="paragraph" w:styleId="a7">
    <w:name w:val="footer"/>
    <w:basedOn w:val="a"/>
    <w:link w:val="Char1"/>
    <w:uiPriority w:val="99"/>
    <w:unhideWhenUsed/>
    <w:rsid w:val="00AB5F0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1"/>
    <w:link w:val="a7"/>
    <w:uiPriority w:val="99"/>
    <w:rsid w:val="00AB5F06"/>
    <w:rPr>
      <w:sz w:val="18"/>
      <w:szCs w:val="18"/>
    </w:rPr>
  </w:style>
  <w:style w:type="paragraph" w:styleId="a8">
    <w:name w:val="No Spacing"/>
    <w:link w:val="Char2"/>
    <w:uiPriority w:val="1"/>
    <w:qFormat/>
    <w:rsid w:val="00EB1148"/>
    <w:rPr>
      <w:kern w:val="0"/>
      <w:sz w:val="22"/>
    </w:rPr>
  </w:style>
  <w:style w:type="character" w:customStyle="1" w:styleId="Char2">
    <w:name w:val="无间隔 Char"/>
    <w:basedOn w:val="a1"/>
    <w:link w:val="a8"/>
    <w:uiPriority w:val="1"/>
    <w:rsid w:val="00EB1148"/>
    <w:rPr>
      <w:kern w:val="0"/>
      <w:sz w:val="22"/>
    </w:rPr>
  </w:style>
  <w:style w:type="character" w:customStyle="1" w:styleId="2Char">
    <w:name w:val="标题 2 Char"/>
    <w:basedOn w:val="a1"/>
    <w:link w:val="2"/>
    <w:uiPriority w:val="9"/>
    <w:rsid w:val="00942316"/>
    <w:rPr>
      <w:b/>
      <w:sz w:val="28"/>
      <w:szCs w:val="28"/>
    </w:rPr>
  </w:style>
  <w:style w:type="character" w:customStyle="1" w:styleId="3Char">
    <w:name w:val="标题 3 Char"/>
    <w:basedOn w:val="a1"/>
    <w:link w:val="3"/>
    <w:uiPriority w:val="9"/>
    <w:rsid w:val="002F51F8"/>
    <w:rPr>
      <w:b/>
      <w:sz w:val="24"/>
      <w:szCs w:val="24"/>
    </w:rPr>
  </w:style>
  <w:style w:type="paragraph" w:styleId="30">
    <w:name w:val="toc 3"/>
    <w:basedOn w:val="a"/>
    <w:next w:val="a"/>
    <w:autoRedefine/>
    <w:uiPriority w:val="39"/>
    <w:unhideWhenUsed/>
    <w:rsid w:val="00C90D0C"/>
    <w:pPr>
      <w:ind w:leftChars="400" w:left="840"/>
    </w:pPr>
  </w:style>
  <w:style w:type="character" w:customStyle="1" w:styleId="1Char">
    <w:name w:val="标题 1 Char"/>
    <w:basedOn w:val="a1"/>
    <w:link w:val="1"/>
    <w:uiPriority w:val="9"/>
    <w:rsid w:val="00B239FD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10" Type="http://schemas.openxmlformats.org/officeDocument/2006/relationships/footer" Target="footer2.xml"/><Relationship Id="rId19" Type="http://schemas.openxmlformats.org/officeDocument/2006/relationships/image" Target="media/image9.png"/><Relationship Id="rId4" Type="http://schemas.microsoft.com/office/2007/relationships/stylesWithEffects" Target="stylesWithEffect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CC8E39D-ACF7-442C-8040-A3DBC482A6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770</TotalTime>
  <Pages>9</Pages>
  <Words>382</Words>
  <Characters>2182</Characters>
  <Application>Microsoft Office Word</Application>
  <DocSecurity>0</DocSecurity>
  <Lines>18</Lines>
  <Paragraphs>5</Paragraphs>
  <ScaleCrop>false</ScaleCrop>
  <Company/>
  <LinksUpToDate>false</LinksUpToDate>
  <CharactersWithSpaces>2559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subject>v1.1</dc:subject>
  <dc:creator/>
  <cp:lastModifiedBy>胡锦添</cp:lastModifiedBy>
  <cp:revision>51</cp:revision>
  <cp:lastPrinted>2015-12-17T07:24:00Z</cp:lastPrinted>
  <dcterms:created xsi:type="dcterms:W3CDTF">2015-12-16T14:10:00Z</dcterms:created>
  <dcterms:modified xsi:type="dcterms:W3CDTF">2017-09-27T01:47:00Z</dcterms:modified>
</cp:coreProperties>
</file>